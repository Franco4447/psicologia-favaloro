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95744891"/>
        <w:docPartObj>
          <w:docPartGallery w:val="Table of Contents"/>
          <w:docPartUnique/>
        </w:docPartObj>
      </w:sdtPr>
      <w:sdtContent>
        <w:p w:rsidRPr="000C78C4" w:rsidR="00D8022A" w:rsidP="48C4CFA3" w:rsidRDefault="48C4CFA3" w14:paraId="5746B18E" w14:textId="493A9A0D">
          <w:pPr>
            <w:pStyle w:val="TOCHeading"/>
            <w:jc w:val="center"/>
            <w:rPr>
              <w:rFonts w:ascii="Times New Roman" w:hAnsi="Times New Roman" w:eastAsia="Times New Roman" w:cs="Times New Roman"/>
              <w:b w:val="1"/>
              <w:bCs w:val="1"/>
              <w:color w:val="auto"/>
            </w:rPr>
          </w:pPr>
          <w:r w:rsidRPr="037FF507" w:rsidR="037FF507">
            <w:rPr>
              <w:rFonts w:ascii="Times New Roman" w:hAnsi="Times New Roman" w:eastAsia="Times New Roman" w:cs="Times New Roman"/>
              <w:b w:val="1"/>
              <w:bCs w:val="1"/>
              <w:color w:val="auto"/>
            </w:rPr>
            <w:t>Índice</w:t>
          </w:r>
        </w:p>
        <w:p w:rsidR="00E84935" w:rsidP="037FF507" w:rsidRDefault="48C4CFA3" w14:paraId="7E567308" w14:textId="58DB5CA3">
          <w:pPr>
            <w:pStyle w:val="TOC1"/>
            <w:tabs>
              <w:tab w:val="right" w:leader="dot" w:pos="9060"/>
            </w:tabs>
            <w:rPr>
              <w:rStyle w:val="Hyperlink"/>
              <w:noProof/>
            </w:rPr>
          </w:pPr>
          <w:r>
            <w:fldChar w:fldCharType="begin"/>
          </w:r>
          <w:r>
            <w:instrText xml:space="preserve">TOC \o "1-3" \z \u \h</w:instrText>
          </w:r>
          <w:r>
            <w:fldChar w:fldCharType="separate"/>
          </w:r>
          <w:hyperlink w:anchor="_Toc2001038960">
            <w:r w:rsidRPr="037FF507" w:rsidR="037FF507">
              <w:rPr>
                <w:rStyle w:val="Hyperlink"/>
              </w:rPr>
              <w:t>Resumen</w:t>
            </w:r>
            <w:r>
              <w:tab/>
            </w:r>
            <w:r>
              <w:fldChar w:fldCharType="begin"/>
            </w:r>
            <w:r>
              <w:instrText xml:space="preserve">PAGEREF _Toc2001038960 \h</w:instrText>
            </w:r>
            <w:r>
              <w:fldChar w:fldCharType="separate"/>
            </w:r>
            <w:r w:rsidRPr="037FF507" w:rsidR="037FF507">
              <w:rPr>
                <w:rStyle w:val="Hyperlink"/>
              </w:rPr>
              <w:t>1</w:t>
            </w:r>
            <w:r>
              <w:fldChar w:fldCharType="end"/>
            </w:r>
          </w:hyperlink>
        </w:p>
        <w:p w:rsidR="00E84935" w:rsidP="037FF507" w:rsidRDefault="00E84935" w14:paraId="5587EE45" w14:textId="386E8396">
          <w:pPr>
            <w:pStyle w:val="TOC1"/>
            <w:tabs>
              <w:tab w:val="right" w:leader="dot" w:pos="9060"/>
            </w:tabs>
            <w:rPr>
              <w:rStyle w:val="Hyperlink"/>
              <w:noProof/>
            </w:rPr>
          </w:pPr>
          <w:hyperlink w:anchor="_Toc743815619">
            <w:r w:rsidRPr="037FF507" w:rsidR="037FF507">
              <w:rPr>
                <w:rStyle w:val="Hyperlink"/>
              </w:rPr>
              <w:t>Introducción</w:t>
            </w:r>
            <w:r>
              <w:tab/>
            </w:r>
            <w:r>
              <w:fldChar w:fldCharType="begin"/>
            </w:r>
            <w:r>
              <w:instrText xml:space="preserve">PAGEREF _Toc743815619 \h</w:instrText>
            </w:r>
            <w:r>
              <w:fldChar w:fldCharType="separate"/>
            </w:r>
            <w:r w:rsidRPr="037FF507" w:rsidR="037FF507">
              <w:rPr>
                <w:rStyle w:val="Hyperlink"/>
              </w:rPr>
              <w:t>1</w:t>
            </w:r>
            <w:r>
              <w:fldChar w:fldCharType="end"/>
            </w:r>
          </w:hyperlink>
        </w:p>
        <w:p w:rsidR="00E84935" w:rsidP="037FF507" w:rsidRDefault="00E84935" w14:paraId="5ACCAA5A" w14:textId="27E10CD7">
          <w:pPr>
            <w:pStyle w:val="TOC2"/>
            <w:tabs>
              <w:tab w:val="right" w:leader="dot" w:pos="9060"/>
            </w:tabs>
            <w:rPr>
              <w:rStyle w:val="Hyperlink"/>
              <w:noProof/>
            </w:rPr>
          </w:pPr>
          <w:hyperlink w:anchor="_Toc414985279">
            <w:r w:rsidRPr="037FF507" w:rsidR="037FF507">
              <w:rPr>
                <w:rStyle w:val="Hyperlink"/>
              </w:rPr>
              <w:t>Estado del arte</w:t>
            </w:r>
            <w:r>
              <w:tab/>
            </w:r>
            <w:r>
              <w:fldChar w:fldCharType="begin"/>
            </w:r>
            <w:r>
              <w:instrText xml:space="preserve">PAGEREF _Toc414985279 \h</w:instrText>
            </w:r>
            <w:r>
              <w:fldChar w:fldCharType="separate"/>
            </w:r>
            <w:r w:rsidRPr="037FF507" w:rsidR="037FF507">
              <w:rPr>
                <w:rStyle w:val="Hyperlink"/>
              </w:rPr>
              <w:t>1</w:t>
            </w:r>
            <w:r>
              <w:fldChar w:fldCharType="end"/>
            </w:r>
          </w:hyperlink>
        </w:p>
        <w:p w:rsidR="00E84935" w:rsidP="037FF507" w:rsidRDefault="00E84935" w14:paraId="78B01E00" w14:textId="0A205F9B">
          <w:pPr>
            <w:pStyle w:val="TOC2"/>
            <w:tabs>
              <w:tab w:val="right" w:leader="dot" w:pos="9060"/>
            </w:tabs>
            <w:rPr>
              <w:rStyle w:val="Hyperlink"/>
              <w:noProof/>
            </w:rPr>
          </w:pPr>
          <w:hyperlink w:anchor="_Toc1711060921">
            <w:r w:rsidRPr="037FF507" w:rsidR="037FF507">
              <w:rPr>
                <w:rStyle w:val="Hyperlink"/>
              </w:rPr>
              <w:t>Relevancia</w:t>
            </w:r>
            <w:r>
              <w:tab/>
            </w:r>
            <w:r>
              <w:fldChar w:fldCharType="begin"/>
            </w:r>
            <w:r>
              <w:instrText xml:space="preserve">PAGEREF _Toc1711060921 \h</w:instrText>
            </w:r>
            <w:r>
              <w:fldChar w:fldCharType="separate"/>
            </w:r>
            <w:r w:rsidRPr="037FF507" w:rsidR="037FF507">
              <w:rPr>
                <w:rStyle w:val="Hyperlink"/>
              </w:rPr>
              <w:t>2</w:t>
            </w:r>
            <w:r>
              <w:fldChar w:fldCharType="end"/>
            </w:r>
          </w:hyperlink>
        </w:p>
        <w:p w:rsidR="00E84935" w:rsidP="037FF507" w:rsidRDefault="00E84935" w14:paraId="177BE801" w14:textId="60DE4106">
          <w:pPr>
            <w:pStyle w:val="TOC1"/>
            <w:tabs>
              <w:tab w:val="right" w:leader="dot" w:pos="9060"/>
            </w:tabs>
            <w:rPr>
              <w:rStyle w:val="Hyperlink"/>
              <w:noProof/>
            </w:rPr>
          </w:pPr>
          <w:hyperlink w:anchor="_Toc669976591">
            <w:r w:rsidRPr="037FF507" w:rsidR="037FF507">
              <w:rPr>
                <w:rStyle w:val="Hyperlink"/>
              </w:rPr>
              <w:t>Métodos</w:t>
            </w:r>
            <w:r>
              <w:tab/>
            </w:r>
            <w:r>
              <w:fldChar w:fldCharType="begin"/>
            </w:r>
            <w:r>
              <w:instrText xml:space="preserve">PAGEREF _Toc669976591 \h</w:instrText>
            </w:r>
            <w:r>
              <w:fldChar w:fldCharType="separate"/>
            </w:r>
            <w:r w:rsidRPr="037FF507" w:rsidR="037FF507">
              <w:rPr>
                <w:rStyle w:val="Hyperlink"/>
              </w:rPr>
              <w:t>2</w:t>
            </w:r>
            <w:r>
              <w:fldChar w:fldCharType="end"/>
            </w:r>
          </w:hyperlink>
        </w:p>
        <w:p w:rsidR="00E84935" w:rsidP="037FF507" w:rsidRDefault="00E84935" w14:paraId="0780278A" w14:textId="5F33D7C5">
          <w:pPr>
            <w:pStyle w:val="TOC2"/>
            <w:tabs>
              <w:tab w:val="right" w:leader="dot" w:pos="9060"/>
            </w:tabs>
            <w:rPr>
              <w:rStyle w:val="Hyperlink"/>
              <w:noProof/>
            </w:rPr>
          </w:pPr>
          <w:hyperlink w:anchor="_Toc1128146141">
            <w:r w:rsidRPr="037FF507" w:rsidR="037FF507">
              <w:rPr>
                <w:rStyle w:val="Hyperlink"/>
              </w:rPr>
              <w:t>Bases de datos utilizadas</w:t>
            </w:r>
            <w:r>
              <w:tab/>
            </w:r>
            <w:r>
              <w:fldChar w:fldCharType="begin"/>
            </w:r>
            <w:r>
              <w:instrText xml:space="preserve">PAGEREF _Toc1128146141 \h</w:instrText>
            </w:r>
            <w:r>
              <w:fldChar w:fldCharType="separate"/>
            </w:r>
            <w:r w:rsidRPr="037FF507" w:rsidR="037FF507">
              <w:rPr>
                <w:rStyle w:val="Hyperlink"/>
              </w:rPr>
              <w:t>2</w:t>
            </w:r>
            <w:r>
              <w:fldChar w:fldCharType="end"/>
            </w:r>
          </w:hyperlink>
        </w:p>
        <w:p w:rsidR="00E84935" w:rsidP="037FF507" w:rsidRDefault="00E84935" w14:paraId="5A797CF2" w14:textId="6202F3A7">
          <w:pPr>
            <w:pStyle w:val="TOC2"/>
            <w:tabs>
              <w:tab w:val="right" w:leader="dot" w:pos="9060"/>
            </w:tabs>
            <w:rPr>
              <w:rStyle w:val="Hyperlink"/>
              <w:noProof/>
            </w:rPr>
          </w:pPr>
          <w:hyperlink w:anchor="_Toc560821883">
            <w:r w:rsidRPr="037FF507" w:rsidR="037FF507">
              <w:rPr>
                <w:rStyle w:val="Hyperlink"/>
              </w:rPr>
              <w:t>Criterios de elegibilidad</w:t>
            </w:r>
            <w:r>
              <w:tab/>
            </w:r>
            <w:r>
              <w:fldChar w:fldCharType="begin"/>
            </w:r>
            <w:r>
              <w:instrText xml:space="preserve">PAGEREF _Toc560821883 \h</w:instrText>
            </w:r>
            <w:r>
              <w:fldChar w:fldCharType="separate"/>
            </w:r>
            <w:r w:rsidRPr="037FF507" w:rsidR="037FF507">
              <w:rPr>
                <w:rStyle w:val="Hyperlink"/>
              </w:rPr>
              <w:t>2</w:t>
            </w:r>
            <w:r>
              <w:fldChar w:fldCharType="end"/>
            </w:r>
          </w:hyperlink>
        </w:p>
        <w:p w:rsidR="00E84935" w:rsidP="037FF507" w:rsidRDefault="00E84935" w14:paraId="01BB4960" w14:textId="197EF8F6">
          <w:pPr>
            <w:pStyle w:val="TOC2"/>
            <w:tabs>
              <w:tab w:val="right" w:leader="dot" w:pos="9060"/>
            </w:tabs>
            <w:rPr>
              <w:rStyle w:val="Hyperlink"/>
              <w:noProof/>
            </w:rPr>
          </w:pPr>
          <w:hyperlink w:anchor="_Toc554329313">
            <w:r w:rsidRPr="037FF507" w:rsidR="037FF507">
              <w:rPr>
                <w:rStyle w:val="Hyperlink"/>
              </w:rPr>
              <w:t>Estrategia de búsqueda</w:t>
            </w:r>
            <w:r>
              <w:tab/>
            </w:r>
            <w:r>
              <w:fldChar w:fldCharType="begin"/>
            </w:r>
            <w:r>
              <w:instrText xml:space="preserve">PAGEREF _Toc554329313 \h</w:instrText>
            </w:r>
            <w:r>
              <w:fldChar w:fldCharType="separate"/>
            </w:r>
            <w:r w:rsidRPr="037FF507" w:rsidR="037FF507">
              <w:rPr>
                <w:rStyle w:val="Hyperlink"/>
              </w:rPr>
              <w:t>3</w:t>
            </w:r>
            <w:r>
              <w:fldChar w:fldCharType="end"/>
            </w:r>
          </w:hyperlink>
        </w:p>
        <w:p w:rsidR="00E84935" w:rsidP="037FF507" w:rsidRDefault="00E84935" w14:paraId="08FAAC37" w14:textId="09C42E5A">
          <w:pPr>
            <w:pStyle w:val="TOC1"/>
            <w:tabs>
              <w:tab w:val="right" w:leader="dot" w:pos="9060"/>
            </w:tabs>
            <w:rPr>
              <w:rStyle w:val="Hyperlink"/>
              <w:noProof/>
            </w:rPr>
          </w:pPr>
          <w:hyperlink w:anchor="_Toc1693481794">
            <w:r w:rsidRPr="037FF507" w:rsidR="037FF507">
              <w:rPr>
                <w:rStyle w:val="Hyperlink"/>
              </w:rPr>
              <w:t>Resultados</w:t>
            </w:r>
            <w:r>
              <w:tab/>
            </w:r>
            <w:r>
              <w:fldChar w:fldCharType="begin"/>
            </w:r>
            <w:r>
              <w:instrText xml:space="preserve">PAGEREF _Toc1693481794 \h</w:instrText>
            </w:r>
            <w:r>
              <w:fldChar w:fldCharType="separate"/>
            </w:r>
            <w:r w:rsidRPr="037FF507" w:rsidR="037FF507">
              <w:rPr>
                <w:rStyle w:val="Hyperlink"/>
              </w:rPr>
              <w:t>3</w:t>
            </w:r>
            <w:r>
              <w:fldChar w:fldCharType="end"/>
            </w:r>
          </w:hyperlink>
        </w:p>
        <w:p w:rsidR="00E84935" w:rsidP="037FF507" w:rsidRDefault="00E84935" w14:paraId="13AD6046" w14:textId="2254FFDE">
          <w:pPr>
            <w:pStyle w:val="TOC2"/>
            <w:tabs>
              <w:tab w:val="right" w:leader="dot" w:pos="9060"/>
            </w:tabs>
            <w:rPr>
              <w:rStyle w:val="Hyperlink"/>
              <w:noProof/>
            </w:rPr>
          </w:pPr>
          <w:hyperlink w:anchor="_Toc1339962778">
            <w:r w:rsidRPr="037FF507" w:rsidR="037FF507">
              <w:rPr>
                <w:rStyle w:val="Hyperlink"/>
              </w:rPr>
              <w:t>Número de artículos examinados</w:t>
            </w:r>
            <w:r>
              <w:tab/>
            </w:r>
            <w:r>
              <w:fldChar w:fldCharType="begin"/>
            </w:r>
            <w:r>
              <w:instrText xml:space="preserve">PAGEREF _Toc1339962778 \h</w:instrText>
            </w:r>
            <w:r>
              <w:fldChar w:fldCharType="separate"/>
            </w:r>
            <w:r w:rsidRPr="037FF507" w:rsidR="037FF507">
              <w:rPr>
                <w:rStyle w:val="Hyperlink"/>
              </w:rPr>
              <w:t>3</w:t>
            </w:r>
            <w:r>
              <w:fldChar w:fldCharType="end"/>
            </w:r>
          </w:hyperlink>
        </w:p>
        <w:p w:rsidR="00E84935" w:rsidP="037FF507" w:rsidRDefault="00E84935" w14:paraId="7D5320ED" w14:textId="25A1B6E8">
          <w:pPr>
            <w:pStyle w:val="TOC2"/>
            <w:tabs>
              <w:tab w:val="right" w:leader="dot" w:pos="9060"/>
            </w:tabs>
            <w:rPr>
              <w:rStyle w:val="Hyperlink"/>
              <w:noProof/>
            </w:rPr>
          </w:pPr>
          <w:hyperlink w:anchor="_Toc97573837">
            <w:r w:rsidRPr="037FF507" w:rsidR="037FF507">
              <w:rPr>
                <w:rStyle w:val="Hyperlink"/>
              </w:rPr>
              <w:t>Características de los estudios</w:t>
            </w:r>
            <w:r>
              <w:tab/>
            </w:r>
            <w:r>
              <w:fldChar w:fldCharType="begin"/>
            </w:r>
            <w:r>
              <w:instrText xml:space="preserve">PAGEREF _Toc97573837 \h</w:instrText>
            </w:r>
            <w:r>
              <w:fldChar w:fldCharType="separate"/>
            </w:r>
            <w:r w:rsidRPr="037FF507" w:rsidR="037FF507">
              <w:rPr>
                <w:rStyle w:val="Hyperlink"/>
              </w:rPr>
              <w:t>3</w:t>
            </w:r>
            <w:r>
              <w:fldChar w:fldCharType="end"/>
            </w:r>
          </w:hyperlink>
        </w:p>
        <w:p w:rsidR="00E84935" w:rsidP="037FF507" w:rsidRDefault="00E84935" w14:paraId="79232E4D" w14:textId="07241DB2">
          <w:pPr>
            <w:pStyle w:val="TOC1"/>
            <w:tabs>
              <w:tab w:val="right" w:leader="dot" w:pos="9060"/>
            </w:tabs>
            <w:rPr>
              <w:rStyle w:val="Hyperlink"/>
              <w:noProof/>
            </w:rPr>
          </w:pPr>
          <w:hyperlink w:anchor="_Toc29977158">
            <w:r w:rsidRPr="037FF507" w:rsidR="037FF507">
              <w:rPr>
                <w:rStyle w:val="Hyperlink"/>
              </w:rPr>
              <w:t>Discusión</w:t>
            </w:r>
            <w:r>
              <w:tab/>
            </w:r>
            <w:r>
              <w:fldChar w:fldCharType="begin"/>
            </w:r>
            <w:r>
              <w:instrText xml:space="preserve">PAGEREF _Toc29977158 \h</w:instrText>
            </w:r>
            <w:r>
              <w:fldChar w:fldCharType="separate"/>
            </w:r>
            <w:r w:rsidRPr="037FF507" w:rsidR="037FF507">
              <w:rPr>
                <w:rStyle w:val="Hyperlink"/>
              </w:rPr>
              <w:t>3</w:t>
            </w:r>
            <w:r>
              <w:fldChar w:fldCharType="end"/>
            </w:r>
          </w:hyperlink>
        </w:p>
        <w:p w:rsidR="00E84935" w:rsidP="037FF507" w:rsidRDefault="00E84935" w14:paraId="55B42E7E" w14:textId="15396A8A">
          <w:pPr>
            <w:pStyle w:val="TOC2"/>
            <w:tabs>
              <w:tab w:val="right" w:leader="dot" w:pos="9060"/>
            </w:tabs>
            <w:rPr>
              <w:rStyle w:val="Hyperlink"/>
              <w:noProof/>
            </w:rPr>
          </w:pPr>
          <w:hyperlink w:anchor="_Toc289978864">
            <w:r w:rsidRPr="037FF507" w:rsidR="037FF507">
              <w:rPr>
                <w:rStyle w:val="Hyperlink"/>
              </w:rPr>
              <w:t>Hallazgos principales</w:t>
            </w:r>
            <w:r>
              <w:tab/>
            </w:r>
            <w:r>
              <w:fldChar w:fldCharType="begin"/>
            </w:r>
            <w:r>
              <w:instrText xml:space="preserve">PAGEREF _Toc289978864 \h</w:instrText>
            </w:r>
            <w:r>
              <w:fldChar w:fldCharType="separate"/>
            </w:r>
            <w:r w:rsidRPr="037FF507" w:rsidR="037FF507">
              <w:rPr>
                <w:rStyle w:val="Hyperlink"/>
              </w:rPr>
              <w:t>3</w:t>
            </w:r>
            <w:r>
              <w:fldChar w:fldCharType="end"/>
            </w:r>
          </w:hyperlink>
        </w:p>
        <w:p w:rsidR="00E84935" w:rsidP="037FF507" w:rsidRDefault="00E84935" w14:paraId="7C686E9D" w14:textId="1599E28E">
          <w:pPr>
            <w:pStyle w:val="TOC3"/>
            <w:tabs>
              <w:tab w:val="right" w:leader="dot" w:pos="9060"/>
            </w:tabs>
            <w:rPr>
              <w:rStyle w:val="Hyperlink"/>
              <w:noProof/>
            </w:rPr>
          </w:pPr>
          <w:hyperlink w:anchor="_Toc142945023">
            <w:r w:rsidRPr="037FF507" w:rsidR="037FF507">
              <w:rPr>
                <w:rStyle w:val="Hyperlink"/>
              </w:rPr>
              <w:t>Relativismo lingüístico</w:t>
            </w:r>
            <w:r>
              <w:tab/>
            </w:r>
            <w:r>
              <w:fldChar w:fldCharType="begin"/>
            </w:r>
            <w:r>
              <w:instrText xml:space="preserve">PAGEREF _Toc142945023 \h</w:instrText>
            </w:r>
            <w:r>
              <w:fldChar w:fldCharType="separate"/>
            </w:r>
            <w:r w:rsidRPr="037FF507" w:rsidR="037FF507">
              <w:rPr>
                <w:rStyle w:val="Hyperlink"/>
              </w:rPr>
              <w:t>4</w:t>
            </w:r>
            <w:r>
              <w:fldChar w:fldCharType="end"/>
            </w:r>
          </w:hyperlink>
        </w:p>
        <w:p w:rsidR="00E84935" w:rsidP="037FF507" w:rsidRDefault="00E84935" w14:paraId="4D686AE1" w14:textId="5BD01FC4">
          <w:pPr>
            <w:pStyle w:val="TOC3"/>
            <w:tabs>
              <w:tab w:val="right" w:leader="dot" w:pos="9060"/>
            </w:tabs>
            <w:rPr>
              <w:rStyle w:val="Hyperlink"/>
              <w:noProof/>
            </w:rPr>
          </w:pPr>
          <w:hyperlink w:anchor="_Toc1744066435">
            <w:r w:rsidRPr="037FF507" w:rsidR="037FF507">
              <w:rPr>
                <w:rStyle w:val="Hyperlink"/>
              </w:rPr>
              <w:t>Cognición no-lingüístico</w:t>
            </w:r>
            <w:r>
              <w:tab/>
            </w:r>
            <w:r>
              <w:fldChar w:fldCharType="begin"/>
            </w:r>
            <w:r>
              <w:instrText xml:space="preserve">PAGEREF _Toc1744066435 \h</w:instrText>
            </w:r>
            <w:r>
              <w:fldChar w:fldCharType="separate"/>
            </w:r>
            <w:r w:rsidRPr="037FF507" w:rsidR="037FF507">
              <w:rPr>
                <w:rStyle w:val="Hyperlink"/>
              </w:rPr>
              <w:t>4</w:t>
            </w:r>
            <w:r>
              <w:fldChar w:fldCharType="end"/>
            </w:r>
          </w:hyperlink>
        </w:p>
        <w:p w:rsidR="00E84935" w:rsidP="037FF507" w:rsidRDefault="00E84935" w14:paraId="39D91EAB" w14:textId="73AC2492">
          <w:pPr>
            <w:pStyle w:val="TOC2"/>
            <w:tabs>
              <w:tab w:val="right" w:leader="dot" w:pos="9060"/>
            </w:tabs>
            <w:rPr>
              <w:rStyle w:val="Hyperlink"/>
              <w:noProof/>
            </w:rPr>
          </w:pPr>
          <w:hyperlink w:anchor="_Toc466331886">
            <w:r w:rsidRPr="037FF507" w:rsidR="037FF507">
              <w:rPr>
                <w:rStyle w:val="Hyperlink"/>
              </w:rPr>
              <w:t>Fuerza de la evidencia y limitaciones de la revisión</w:t>
            </w:r>
            <w:r>
              <w:tab/>
            </w:r>
            <w:r>
              <w:fldChar w:fldCharType="begin"/>
            </w:r>
            <w:r>
              <w:instrText xml:space="preserve">PAGEREF _Toc466331886 \h</w:instrText>
            </w:r>
            <w:r>
              <w:fldChar w:fldCharType="separate"/>
            </w:r>
            <w:r w:rsidRPr="037FF507" w:rsidR="037FF507">
              <w:rPr>
                <w:rStyle w:val="Hyperlink"/>
              </w:rPr>
              <w:t>5</w:t>
            </w:r>
            <w:r>
              <w:fldChar w:fldCharType="end"/>
            </w:r>
          </w:hyperlink>
        </w:p>
        <w:p w:rsidR="00E84935" w:rsidP="037FF507" w:rsidRDefault="00E84935" w14:paraId="597A534C" w14:textId="0908DF0D">
          <w:pPr>
            <w:pStyle w:val="TOC3"/>
            <w:tabs>
              <w:tab w:val="right" w:leader="dot" w:pos="9060"/>
            </w:tabs>
            <w:rPr>
              <w:rStyle w:val="Hyperlink"/>
              <w:noProof/>
            </w:rPr>
          </w:pPr>
          <w:hyperlink w:anchor="_Toc512410347">
            <w:r w:rsidRPr="037FF507" w:rsidR="037FF507">
              <w:rPr>
                <w:rStyle w:val="Hyperlink"/>
              </w:rPr>
              <w:t>Relativismo lingüístico</w:t>
            </w:r>
            <w:r>
              <w:tab/>
            </w:r>
            <w:r>
              <w:fldChar w:fldCharType="begin"/>
            </w:r>
            <w:r>
              <w:instrText xml:space="preserve">PAGEREF _Toc512410347 \h</w:instrText>
            </w:r>
            <w:r>
              <w:fldChar w:fldCharType="separate"/>
            </w:r>
            <w:r w:rsidRPr="037FF507" w:rsidR="037FF507">
              <w:rPr>
                <w:rStyle w:val="Hyperlink"/>
              </w:rPr>
              <w:t>6</w:t>
            </w:r>
            <w:r>
              <w:fldChar w:fldCharType="end"/>
            </w:r>
          </w:hyperlink>
        </w:p>
        <w:p w:rsidR="00E84935" w:rsidP="037FF507" w:rsidRDefault="00E84935" w14:paraId="44DA67E5" w14:textId="75300329">
          <w:pPr>
            <w:pStyle w:val="TOC3"/>
            <w:tabs>
              <w:tab w:val="right" w:leader="dot" w:pos="9060"/>
            </w:tabs>
            <w:rPr>
              <w:rStyle w:val="Hyperlink"/>
              <w:noProof/>
            </w:rPr>
          </w:pPr>
          <w:hyperlink w:anchor="_Toc670185157">
            <w:r w:rsidRPr="037FF507" w:rsidR="037FF507">
              <w:rPr>
                <w:rStyle w:val="Hyperlink"/>
              </w:rPr>
              <w:t>Cognición no-lingüístico</w:t>
            </w:r>
            <w:r>
              <w:tab/>
            </w:r>
            <w:r>
              <w:fldChar w:fldCharType="begin"/>
            </w:r>
            <w:r>
              <w:instrText xml:space="preserve">PAGEREF _Toc670185157 \h</w:instrText>
            </w:r>
            <w:r>
              <w:fldChar w:fldCharType="separate"/>
            </w:r>
            <w:r w:rsidRPr="037FF507" w:rsidR="037FF507">
              <w:rPr>
                <w:rStyle w:val="Hyperlink"/>
              </w:rPr>
              <w:t>6</w:t>
            </w:r>
            <w:r>
              <w:fldChar w:fldCharType="end"/>
            </w:r>
          </w:hyperlink>
        </w:p>
        <w:p w:rsidR="00E84935" w:rsidP="037FF507" w:rsidRDefault="00E84935" w14:paraId="09D09B81" w14:textId="564D4626">
          <w:pPr>
            <w:pStyle w:val="TOC2"/>
            <w:tabs>
              <w:tab w:val="right" w:leader="dot" w:pos="9060"/>
            </w:tabs>
            <w:rPr>
              <w:rStyle w:val="Hyperlink"/>
              <w:noProof/>
            </w:rPr>
          </w:pPr>
          <w:hyperlink w:anchor="_Toc423034431">
            <w:r w:rsidRPr="037FF507" w:rsidR="037FF507">
              <w:rPr>
                <w:rStyle w:val="Hyperlink"/>
              </w:rPr>
              <w:t>Resultados</w:t>
            </w:r>
            <w:r>
              <w:tab/>
            </w:r>
            <w:r>
              <w:fldChar w:fldCharType="begin"/>
            </w:r>
            <w:r>
              <w:instrText xml:space="preserve">PAGEREF _Toc423034431 \h</w:instrText>
            </w:r>
            <w:r>
              <w:fldChar w:fldCharType="separate"/>
            </w:r>
            <w:r w:rsidRPr="037FF507" w:rsidR="037FF507">
              <w:rPr>
                <w:rStyle w:val="Hyperlink"/>
              </w:rPr>
              <w:t>7</w:t>
            </w:r>
            <w:r>
              <w:fldChar w:fldCharType="end"/>
            </w:r>
          </w:hyperlink>
        </w:p>
        <w:p w:rsidR="00E84935" w:rsidP="037FF507" w:rsidRDefault="00E84935" w14:paraId="22EA5924" w14:textId="34C9B894">
          <w:pPr>
            <w:pStyle w:val="TOC3"/>
            <w:tabs>
              <w:tab w:val="right" w:leader="dot" w:pos="9060"/>
            </w:tabs>
            <w:rPr>
              <w:rStyle w:val="Hyperlink"/>
              <w:noProof/>
            </w:rPr>
          </w:pPr>
          <w:hyperlink w:anchor="_Toc1120710322">
            <w:r w:rsidRPr="037FF507" w:rsidR="037FF507">
              <w:rPr>
                <w:rStyle w:val="Hyperlink"/>
              </w:rPr>
              <w:t>Relativismo lingüístico</w:t>
            </w:r>
            <w:r>
              <w:tab/>
            </w:r>
            <w:r>
              <w:fldChar w:fldCharType="begin"/>
            </w:r>
            <w:r>
              <w:instrText xml:space="preserve">PAGEREF _Toc1120710322 \h</w:instrText>
            </w:r>
            <w:r>
              <w:fldChar w:fldCharType="separate"/>
            </w:r>
            <w:r w:rsidRPr="037FF507" w:rsidR="037FF507">
              <w:rPr>
                <w:rStyle w:val="Hyperlink"/>
              </w:rPr>
              <w:t>7</w:t>
            </w:r>
            <w:r>
              <w:fldChar w:fldCharType="end"/>
            </w:r>
          </w:hyperlink>
        </w:p>
        <w:p w:rsidR="00E84935" w:rsidP="037FF507" w:rsidRDefault="00E84935" w14:paraId="136A732D" w14:textId="207CD42A">
          <w:pPr>
            <w:pStyle w:val="TOC3"/>
            <w:tabs>
              <w:tab w:val="right" w:leader="dot" w:pos="9060"/>
            </w:tabs>
            <w:rPr>
              <w:rStyle w:val="Hyperlink"/>
              <w:noProof/>
            </w:rPr>
          </w:pPr>
          <w:hyperlink w:anchor="_Toc259694959">
            <w:r w:rsidRPr="037FF507" w:rsidR="037FF507">
              <w:rPr>
                <w:rStyle w:val="Hyperlink"/>
              </w:rPr>
              <w:t>Cognición no-lingüístico</w:t>
            </w:r>
            <w:r>
              <w:tab/>
            </w:r>
            <w:r>
              <w:fldChar w:fldCharType="begin"/>
            </w:r>
            <w:r>
              <w:instrText xml:space="preserve">PAGEREF _Toc259694959 \h</w:instrText>
            </w:r>
            <w:r>
              <w:fldChar w:fldCharType="separate"/>
            </w:r>
            <w:r w:rsidRPr="037FF507" w:rsidR="037FF507">
              <w:rPr>
                <w:rStyle w:val="Hyperlink"/>
              </w:rPr>
              <w:t>7</w:t>
            </w:r>
            <w:r>
              <w:fldChar w:fldCharType="end"/>
            </w:r>
          </w:hyperlink>
        </w:p>
        <w:p w:rsidR="00E84935" w:rsidP="037FF507" w:rsidRDefault="00E84935" w14:paraId="75D1488E" w14:textId="3C2D2E61">
          <w:pPr>
            <w:pStyle w:val="TOC2"/>
            <w:tabs>
              <w:tab w:val="right" w:leader="dot" w:pos="9060"/>
            </w:tabs>
            <w:rPr>
              <w:rStyle w:val="Hyperlink"/>
              <w:noProof/>
            </w:rPr>
          </w:pPr>
          <w:hyperlink w:anchor="_Toc303190348">
            <w:r w:rsidRPr="037FF507" w:rsidR="037FF507">
              <w:rPr>
                <w:rStyle w:val="Hyperlink"/>
              </w:rPr>
              <w:t>Bibliografía</w:t>
            </w:r>
            <w:r>
              <w:tab/>
            </w:r>
            <w:r>
              <w:fldChar w:fldCharType="begin"/>
            </w:r>
            <w:r>
              <w:instrText xml:space="preserve">PAGEREF _Toc303190348 \h</w:instrText>
            </w:r>
            <w:r>
              <w:fldChar w:fldCharType="separate"/>
            </w:r>
            <w:r w:rsidRPr="037FF507" w:rsidR="037FF507">
              <w:rPr>
                <w:rStyle w:val="Hyperlink"/>
              </w:rPr>
              <w:t>7</w:t>
            </w:r>
            <w:r>
              <w:fldChar w:fldCharType="end"/>
            </w:r>
          </w:hyperlink>
        </w:p>
        <w:p w:rsidR="00E84935" w:rsidP="037FF507" w:rsidRDefault="00E84935" w14:paraId="78D96D2A" w14:textId="5370FB2C">
          <w:pPr>
            <w:pStyle w:val="TOC3"/>
            <w:tabs>
              <w:tab w:val="right" w:leader="dot" w:pos="9060"/>
            </w:tabs>
            <w:rPr>
              <w:rStyle w:val="Hyperlink"/>
              <w:noProof/>
            </w:rPr>
          </w:pPr>
          <w:hyperlink w:anchor="_Toc1735077270">
            <w:r w:rsidRPr="037FF507" w:rsidR="037FF507">
              <w:rPr>
                <w:rStyle w:val="Hyperlink"/>
              </w:rPr>
              <w:t>Bibliografía sobre el contexto histórico</w:t>
            </w:r>
            <w:r>
              <w:tab/>
            </w:r>
            <w:r>
              <w:fldChar w:fldCharType="begin"/>
            </w:r>
            <w:r>
              <w:instrText xml:space="preserve">PAGEREF _Toc1735077270 \h</w:instrText>
            </w:r>
            <w:r>
              <w:fldChar w:fldCharType="separate"/>
            </w:r>
            <w:r w:rsidRPr="037FF507" w:rsidR="037FF507">
              <w:rPr>
                <w:rStyle w:val="Hyperlink"/>
              </w:rPr>
              <w:t>7</w:t>
            </w:r>
            <w:r>
              <w:fldChar w:fldCharType="end"/>
            </w:r>
          </w:hyperlink>
        </w:p>
        <w:p w:rsidR="48C4CFA3" w:rsidP="48C4CFA3" w:rsidRDefault="48C4CFA3" w14:paraId="43F3FDBE" w14:textId="1A2A7305">
          <w:pPr>
            <w:pStyle w:val="TOC3"/>
            <w:tabs>
              <w:tab w:val="right" w:leader="dot" w:pos="9060"/>
            </w:tabs>
            <w:rPr>
              <w:rStyle w:val="Hyperlink"/>
            </w:rPr>
          </w:pPr>
          <w:hyperlink w:anchor="_Toc367391148">
            <w:r w:rsidRPr="037FF507" w:rsidR="037FF507">
              <w:rPr>
                <w:rStyle w:val="Hyperlink"/>
              </w:rPr>
              <w:t>Bibliografía sobre el relativismo lingüístico y la cognición no lingüística</w:t>
            </w:r>
            <w:r>
              <w:tab/>
            </w:r>
            <w:r>
              <w:fldChar w:fldCharType="begin"/>
            </w:r>
            <w:r>
              <w:instrText xml:space="preserve">PAGEREF _Toc367391148 \h</w:instrText>
            </w:r>
            <w:r>
              <w:fldChar w:fldCharType="separate"/>
            </w:r>
            <w:r w:rsidRPr="037FF507" w:rsidR="037FF507">
              <w:rPr>
                <w:rStyle w:val="Hyperlink"/>
              </w:rPr>
              <w:t>8</w:t>
            </w:r>
            <w:r>
              <w:fldChar w:fldCharType="end"/>
            </w:r>
          </w:hyperlink>
          <w:r>
            <w:fldChar w:fldCharType="end"/>
          </w:r>
        </w:p>
      </w:sdtContent>
    </w:sdt>
    <w:p w:rsidRPr="000C78C4" w:rsidR="000C78C4" w:rsidP="48C4CFA3" w:rsidRDefault="000C78C4" w14:paraId="02B5E904" w14:textId="73640D4A">
      <w:pPr>
        <w:jc w:val="both"/>
        <w:rPr>
          <w:rFonts w:ascii="Times New Roman" w:hAnsi="Times New Roman" w:eastAsia="Times New Roman" w:cs="Times New Roman"/>
          <w:b/>
          <w:bCs/>
          <w:noProof/>
        </w:rPr>
      </w:pPr>
    </w:p>
    <w:p w:rsidR="00F75AEF" w:rsidP="48C4CFA3" w:rsidRDefault="00F75AEF" w14:paraId="23D9038C" w14:textId="77777777">
      <w:pPr>
        <w:rPr>
          <w:rFonts w:ascii="Times New Roman" w:hAnsi="Times New Roman" w:eastAsia="Times New Roman" w:cs="Times New Roman"/>
        </w:rPr>
      </w:pPr>
    </w:p>
    <w:p w:rsidR="00F75AEF" w:rsidP="48C4CFA3" w:rsidRDefault="00F75AEF" w14:paraId="0AA7D129" w14:textId="77777777">
      <w:pPr>
        <w:rPr>
          <w:rFonts w:ascii="Times New Roman" w:hAnsi="Times New Roman" w:eastAsia="Times New Roman" w:cs="Times New Roman"/>
        </w:rPr>
      </w:pPr>
    </w:p>
    <w:p w:rsidR="00F75AEF" w:rsidP="48C4CFA3" w:rsidRDefault="00F75AEF" w14:paraId="6D28154C" w14:textId="77777777">
      <w:pPr>
        <w:rPr>
          <w:rFonts w:ascii="Times New Roman" w:hAnsi="Times New Roman" w:eastAsia="Times New Roman" w:cs="Times New Roman"/>
        </w:rPr>
      </w:pPr>
    </w:p>
    <w:p w:rsidR="48C4CFA3" w:rsidP="48C4CFA3" w:rsidRDefault="48C4CFA3" w14:paraId="7D6C7276" w14:textId="587D24BC">
      <w:pPr>
        <w:rPr>
          <w:rFonts w:ascii="Times New Roman" w:hAnsi="Times New Roman" w:eastAsia="Times New Roman" w:cs="Times New Roman"/>
        </w:rPr>
      </w:pPr>
    </w:p>
    <w:p w:rsidR="00F75AEF" w:rsidP="48C4CFA3" w:rsidRDefault="00F75AEF" w14:paraId="0501BBF0" w14:textId="77777777">
      <w:pPr>
        <w:rPr>
          <w:rFonts w:ascii="Times New Roman" w:hAnsi="Times New Roman" w:eastAsia="Times New Roman" w:cs="Times New Roman"/>
        </w:rPr>
      </w:pPr>
    </w:p>
    <w:p w:rsidR="48C4CFA3" w:rsidP="037FF507" w:rsidRDefault="48C4CFA3" w14:paraId="71F32F9D" w14:textId="7739A02E">
      <w:pPr>
        <w:pStyle w:val="Heading1"/>
        <w:jc w:val="both"/>
        <w:rPr>
          <w:rFonts w:ascii="Times New Roman" w:hAnsi="Times New Roman" w:eastAsia="Times New Roman" w:cs="Times New Roman"/>
        </w:rPr>
      </w:pPr>
      <w:bookmarkStart w:name="_Toc2001038960" w:id="978154482"/>
      <w:r w:rsidRPr="037FF507" w:rsidR="037FF507">
        <w:rPr>
          <w:rFonts w:ascii="Times New Roman" w:hAnsi="Times New Roman" w:eastAsia="Times New Roman" w:cs="Times New Roman"/>
        </w:rPr>
        <w:t>Resumen</w:t>
      </w:r>
      <w:bookmarkEnd w:id="978154482"/>
    </w:p>
    <w:p w:rsidR="48C4CFA3" w:rsidP="037FF507" w:rsidRDefault="11D2465D" w14:paraId="5FF3B921" w14:textId="365F8242">
      <w:pPr>
        <w:pStyle w:val="Normal"/>
        <w:jc w:val="both"/>
        <w:rPr>
          <w:rFonts w:ascii="Times New Roman" w:hAnsi="Times New Roman" w:eastAsia="Times New Roman" w:cs="Times New Roman"/>
          <w:b w:val="0"/>
          <w:bCs w:val="0"/>
          <w:color w:val="auto" w:themeColor="accent5" w:themeTint="99"/>
        </w:rPr>
      </w:pPr>
      <w:r w:rsidRPr="037FF507" w:rsidR="037FF507">
        <w:rPr>
          <w:rFonts w:ascii="Times New Roman" w:hAnsi="Times New Roman" w:eastAsia="Times New Roman" w:cs="Times New Roman"/>
          <w:b w:val="0"/>
          <w:bCs w:val="0"/>
          <w:color w:val="auto"/>
        </w:rPr>
        <w:t xml:space="preserve">En el presente trabajo analizaremos la influencia del lenguaje en el pensamiento. Para ello, se realizará un recorrido de tres posturas que nos permiten realizar un análisis del eje en cuestión: el determinismo como una base histórica, el relativismo lingüístico con una postura atenuada que demuestra cómo el lenguaje moldea al pensamiento sin determinarlo por completo, sobre este punto también se traen a análisis casos de estudios que permiten demostrar la postura, y por último se abordará como propuesta innovadora al enfoque neurocientífico que es el debate actual porque nos permite analizar la relación con sustento empírico. El método utilizado consiste en la búsqueda exhaustiva y </w:t>
      </w:r>
      <w:r w:rsidRPr="037FF507" w:rsidR="037FF507">
        <w:rPr>
          <w:rFonts w:ascii="Times New Roman" w:hAnsi="Times New Roman" w:eastAsia="Times New Roman" w:cs="Times New Roman"/>
          <w:b w:val="0"/>
          <w:bCs w:val="0"/>
          <w:color w:val="auto"/>
        </w:rPr>
        <w:t xml:space="preserve">la </w:t>
      </w:r>
      <w:r w:rsidRPr="037FF507" w:rsidR="037FF507">
        <w:rPr>
          <w:rFonts w:ascii="Times New Roman" w:hAnsi="Times New Roman" w:eastAsia="Times New Roman" w:cs="Times New Roman"/>
          <w:b w:val="0"/>
          <w:bCs w:val="0"/>
          <w:color w:val="auto"/>
        </w:rPr>
        <w:t>selección de acuerdo con la relevancia y legitimidad de artículos científicos consultados para poder utilizar contenido académico y verídico. Como resultado obtuvimos que el relativismo lingüístico aporta que el lenguaje pareciera actuar como una especie de modulador atencional o marco conceptual dado que se ha encontrado empíricamente evidencia de cómo éste modifica la percepción del color, espacio, tiempo, categorización semántica y metáforas cognitivas. Por su parte, el enfoque neurocientífico respecto a la relación entre estos establece que el lenguaje no crea la función cognitiva, sino que la ayuda a manifestarse, comunicarse, e incluso organizarse, es decir, actúa como complemento, pero no es la causa originaria de estas funciones.</w:t>
      </w:r>
    </w:p>
    <w:p w:rsidRPr="000C78C4" w:rsidR="00D8022A" w:rsidP="037FF507" w:rsidRDefault="48C4CFA3" w14:paraId="7750776F" w14:textId="5037600C">
      <w:pPr>
        <w:pStyle w:val="Heading1"/>
        <w:jc w:val="both"/>
        <w:rPr>
          <w:rFonts w:ascii="Times New Roman" w:hAnsi="Times New Roman" w:eastAsia="Times New Roman" w:cs="Times New Roman"/>
          <w:b w:val="0"/>
          <w:bCs w:val="0"/>
          <w:color w:val="0F4761" w:themeColor="accent1" w:themeTint="FF" w:themeShade="BF"/>
        </w:rPr>
      </w:pPr>
      <w:bookmarkStart w:name="_Toc743815619" w:id="729881979"/>
      <w:r w:rsidRPr="037FF507" w:rsidR="037FF507">
        <w:rPr>
          <w:rFonts w:ascii="Times New Roman" w:hAnsi="Times New Roman" w:eastAsia="Times New Roman" w:cs="Times New Roman"/>
          <w:b w:val="0"/>
          <w:bCs w:val="0"/>
          <w:color w:val="0F4761" w:themeColor="accent1" w:themeTint="FF" w:themeShade="BF"/>
        </w:rPr>
        <w:t>Introducción</w:t>
      </w:r>
      <w:bookmarkEnd w:id="729881979"/>
    </w:p>
    <w:p w:rsidRPr="000C78C4" w:rsidR="00D8022A" w:rsidP="48C4CFA3" w:rsidRDefault="48C4CFA3" w14:paraId="4CDAFBC4" w14:textId="14755A2A">
      <w:pPr>
        <w:pStyle w:val="Heading2"/>
        <w:jc w:val="both"/>
        <w:rPr>
          <w:rFonts w:ascii="Times New Roman" w:hAnsi="Times New Roman" w:eastAsia="Times New Roman" w:cs="Times New Roman"/>
        </w:rPr>
      </w:pPr>
      <w:bookmarkStart w:name="_Toc414985279" w:id="557026596"/>
      <w:r w:rsidRPr="037FF507" w:rsidR="037FF507">
        <w:rPr>
          <w:rFonts w:ascii="Times New Roman" w:hAnsi="Times New Roman" w:eastAsia="Times New Roman" w:cs="Times New Roman"/>
        </w:rPr>
        <w:t>Estado del arte</w:t>
      </w:r>
      <w:bookmarkEnd w:id="557026596"/>
    </w:p>
    <w:p w:rsidRPr="00D8022A" w:rsidR="00D8022A" w:rsidP="48C4CFA3" w:rsidRDefault="48C4CFA3" w14:paraId="096EF943" w14:textId="4CD74680">
      <w:pPr>
        <w:jc w:val="both"/>
        <w:rPr>
          <w:rFonts w:ascii="Times New Roman" w:hAnsi="Times New Roman" w:eastAsia="Times New Roman" w:cs="Times New Roman"/>
        </w:rPr>
      </w:pPr>
      <w:r w:rsidRPr="48C4CFA3">
        <w:rPr>
          <w:rFonts w:ascii="Times New Roman" w:hAnsi="Times New Roman" w:eastAsia="Times New Roman" w:cs="Times New Roman"/>
        </w:rPr>
        <w:t xml:space="preserve">No son muchas las investigaciones actuales sobre el </w:t>
      </w:r>
      <w:r w:rsidRPr="48C4CFA3">
        <w:rPr>
          <w:rFonts w:ascii="Times New Roman" w:hAnsi="Times New Roman" w:eastAsia="Times New Roman" w:cs="Times New Roman"/>
          <w:b/>
          <w:bCs/>
        </w:rPr>
        <w:t>determinismo lingüístico</w:t>
      </w:r>
      <w:r w:rsidRPr="48C4CFA3">
        <w:rPr>
          <w:rFonts w:ascii="Times New Roman" w:hAnsi="Times New Roman" w:eastAsia="Times New Roman" w:cs="Times New Roman"/>
        </w:rPr>
        <w:t>, llamada, en ocasiones, 'hipótesis de Sapir-Whorf’ dura. El determinismo más ortodoxo no recibe mucha adhesión dado que son muchas las evidencias empíricas que lo refutan (Hickmann, 2000), por ello, da pie al relativismo lingüístico. En consecuencia, los escritos sobre el determinismo suelen ser históricos y versan sobre la relación entre el pensamiento y el lenguaje (Hussein, 2012).</w:t>
      </w:r>
    </w:p>
    <w:p w:rsidRPr="00D8022A" w:rsidR="00D8022A" w:rsidP="48C4CFA3" w:rsidRDefault="48C4CFA3" w14:paraId="015D360B" w14:textId="01FB73A3">
      <w:pPr>
        <w:jc w:val="both"/>
        <w:rPr>
          <w:rFonts w:ascii="Times New Roman" w:hAnsi="Times New Roman" w:eastAsia="Times New Roman" w:cs="Times New Roman"/>
        </w:rPr>
      </w:pPr>
      <w:r w:rsidRPr="48C4CFA3">
        <w:rPr>
          <w:rFonts w:ascii="Times New Roman" w:hAnsi="Times New Roman" w:eastAsia="Times New Roman" w:cs="Times New Roman"/>
        </w:rPr>
        <w:t xml:space="preserve">Por su parte, el </w:t>
      </w:r>
      <w:r w:rsidRPr="48C4CFA3">
        <w:rPr>
          <w:rFonts w:ascii="Times New Roman" w:hAnsi="Times New Roman" w:eastAsia="Times New Roman" w:cs="Times New Roman"/>
          <w:b/>
          <w:bCs/>
        </w:rPr>
        <w:t>relativismo lingüístico</w:t>
      </w:r>
      <w:r w:rsidRPr="48C4CFA3">
        <w:rPr>
          <w:rFonts w:ascii="Times New Roman" w:hAnsi="Times New Roman" w:eastAsia="Times New Roman" w:cs="Times New Roman"/>
        </w:rPr>
        <w:t xml:space="preserve"> se presenta como una postura más atenuada que propone la influencia del lenguaje en la cognición, en la que si bien esta no lo determina por completo si funciona como molde que influye en la construcción de cómo se percibe y entiende la realidad a nivel cognitivo. </w:t>
      </w:r>
    </w:p>
    <w:p w:rsidRPr="00D8022A" w:rsidR="00D8022A" w:rsidP="48C4CFA3" w:rsidRDefault="48C4CFA3" w14:paraId="3B488946" w14:textId="5CD8EE69">
      <w:pPr>
        <w:jc w:val="both"/>
        <w:rPr>
          <w:rFonts w:ascii="Times New Roman" w:hAnsi="Times New Roman" w:eastAsia="Times New Roman" w:cs="Times New Roman"/>
        </w:rPr>
      </w:pPr>
      <w:r w:rsidRPr="037FF507" w:rsidR="037FF507">
        <w:rPr>
          <w:rFonts w:ascii="Times New Roman" w:hAnsi="Times New Roman" w:eastAsia="Times New Roman" w:cs="Times New Roman"/>
        </w:rPr>
        <w:t xml:space="preserve">Actualmente, estudios </w:t>
      </w:r>
      <w:r w:rsidRPr="037FF507" w:rsidR="037FF507">
        <w:rPr>
          <w:rFonts w:ascii="Times New Roman" w:hAnsi="Times New Roman" w:eastAsia="Times New Roman" w:cs="Times New Roman"/>
          <w:b w:val="1"/>
          <w:bCs w:val="1"/>
        </w:rPr>
        <w:t xml:space="preserve">neurocientíficos </w:t>
      </w:r>
      <w:r w:rsidRPr="037FF507" w:rsidR="037FF507">
        <w:rPr>
          <w:rFonts w:ascii="Times New Roman" w:hAnsi="Times New Roman" w:eastAsia="Times New Roman" w:cs="Times New Roman"/>
        </w:rPr>
        <w:t>han descubierto capacidades cognitivas independientes de las redes lingüísticas, que se analizan desde un punto de vista anatómico y funcional. Desde el punto de vista anatómico, el lenguaje se procesa específicamente en redes de un hemisferio cerebral, en las áreas de Broca y Wernicke, mientras que el pensamiento involucra redes bilaterales, operando en diversas áreas cerebrales de los lóbulos. Por otra parte, desde el punto de vista funcional, la función principal del lenguaje es la comunicación y expresión de los pensamientos (no generarlos), mientras que el pensamiento es una función cognitiva general que involucra varios dominios cognitivos.</w:t>
      </w:r>
    </w:p>
    <w:p w:rsidRPr="000C78C4" w:rsidR="00D8022A" w:rsidP="48C4CFA3" w:rsidRDefault="48C4CFA3" w14:paraId="68C705F0" w14:textId="1147570B">
      <w:pPr>
        <w:pStyle w:val="Heading2"/>
        <w:jc w:val="both"/>
        <w:rPr>
          <w:rFonts w:ascii="Times New Roman" w:hAnsi="Times New Roman" w:eastAsia="Times New Roman" w:cs="Times New Roman"/>
        </w:rPr>
      </w:pPr>
      <w:bookmarkStart w:name="_Toc1711060921" w:id="1161525508"/>
      <w:r w:rsidRPr="037FF507" w:rsidR="037FF507">
        <w:rPr>
          <w:rFonts w:ascii="Times New Roman" w:hAnsi="Times New Roman" w:eastAsia="Times New Roman" w:cs="Times New Roman"/>
        </w:rPr>
        <w:t>Relevancia</w:t>
      </w:r>
      <w:bookmarkEnd w:id="1161525508"/>
    </w:p>
    <w:p w:rsidRPr="00D8022A" w:rsidR="00D8022A" w:rsidP="48C4CFA3" w:rsidRDefault="48C4CFA3" w14:paraId="363BBB47" w14:textId="77777777">
      <w:pPr>
        <w:jc w:val="both"/>
        <w:rPr>
          <w:rFonts w:ascii="Times New Roman" w:hAnsi="Times New Roman" w:eastAsia="Times New Roman" w:cs="Times New Roman"/>
        </w:rPr>
      </w:pPr>
      <w:r w:rsidRPr="48C4CFA3">
        <w:rPr>
          <w:rFonts w:ascii="Times New Roman" w:hAnsi="Times New Roman" w:eastAsia="Times New Roman" w:cs="Times New Roman"/>
        </w:rPr>
        <w:t xml:space="preserve">La importancia del </w:t>
      </w:r>
      <w:r w:rsidRPr="48C4CFA3">
        <w:rPr>
          <w:rFonts w:ascii="Times New Roman" w:hAnsi="Times New Roman" w:eastAsia="Times New Roman" w:cs="Times New Roman"/>
          <w:b/>
          <w:bCs/>
        </w:rPr>
        <w:t>determinismo lingüístico</w:t>
      </w:r>
      <w:r w:rsidRPr="48C4CFA3">
        <w:rPr>
          <w:rFonts w:ascii="Times New Roman" w:hAnsi="Times New Roman" w:eastAsia="Times New Roman" w:cs="Times New Roman"/>
        </w:rPr>
        <w:t xml:space="preserve"> es histórica dado que, al considerar la relevancia del lenguaje y el pensamiento, abre las puertas para las investigaciones acerca de estos temas (anatomía y funciones del pensamiento y del lenguaje, relación o no relación entre el pensamiento y el lenguaje, etc.).</w:t>
      </w:r>
    </w:p>
    <w:p w:rsidRPr="00D8022A" w:rsidR="00D8022A" w:rsidP="48C4CFA3" w:rsidRDefault="48C4CFA3" w14:paraId="6FEF8CCC" w14:textId="1424388D">
      <w:pPr>
        <w:spacing w:before="240" w:after="240"/>
        <w:jc w:val="both"/>
        <w:rPr>
          <w:rFonts w:ascii="Times New Roman" w:hAnsi="Times New Roman" w:eastAsia="Times New Roman" w:cs="Times New Roman"/>
          <w:color w:val="000000" w:themeColor="text1"/>
          <w:sz w:val="22"/>
          <w:szCs w:val="22"/>
        </w:rPr>
      </w:pPr>
      <w:r w:rsidRPr="48C4CFA3">
        <w:rPr>
          <w:rFonts w:ascii="Times New Roman" w:hAnsi="Times New Roman" w:eastAsia="Times New Roman" w:cs="Times New Roman"/>
        </w:rPr>
        <w:t>Por su parte, el</w:t>
      </w:r>
      <w:r w:rsidRPr="48C4CFA3">
        <w:rPr>
          <w:rFonts w:ascii="Times New Roman" w:hAnsi="Times New Roman" w:eastAsia="Times New Roman" w:cs="Times New Roman"/>
          <w:b/>
          <w:bCs/>
        </w:rPr>
        <w:t xml:space="preserve"> relativismo lingüístico </w:t>
      </w:r>
      <w:r w:rsidRPr="48C4CFA3">
        <w:rPr>
          <w:rFonts w:ascii="Times New Roman" w:hAnsi="Times New Roman" w:eastAsia="Times New Roman" w:cs="Times New Roman"/>
        </w:rPr>
        <w:t>introduce una perspectiva innovadora porque</w:t>
      </w:r>
      <w:r w:rsidRPr="48C4CFA3">
        <w:rPr>
          <w:rFonts w:ascii="Times New Roman" w:hAnsi="Times New Roman" w:eastAsia="Times New Roman" w:cs="Times New Roman"/>
          <w:b/>
          <w:bCs/>
        </w:rPr>
        <w:t xml:space="preserve"> </w:t>
      </w:r>
      <w:r w:rsidRPr="48C4CFA3">
        <w:rPr>
          <w:rFonts w:ascii="Times New Roman" w:hAnsi="Times New Roman" w:eastAsia="Times New Roman" w:cs="Times New Roman"/>
        </w:rPr>
        <w:t xml:space="preserve">considera al lenguaje como un factor influyente a la hora de organizar las distintas experiencias cognitivas. </w:t>
      </w:r>
    </w:p>
    <w:p w:rsidRPr="00D8022A" w:rsidR="00D8022A" w:rsidP="48C4CFA3" w:rsidRDefault="48C4CFA3" w14:paraId="2C8C6CA2" w14:textId="3D9B1EF3">
      <w:pPr>
        <w:spacing w:before="240" w:after="240"/>
        <w:jc w:val="both"/>
        <w:rPr>
          <w:rFonts w:ascii="Times New Roman" w:hAnsi="Times New Roman" w:eastAsia="Times New Roman" w:cs="Times New Roman"/>
          <w:color w:val="000000" w:themeColor="text1"/>
          <w:sz w:val="22"/>
          <w:szCs w:val="22"/>
        </w:rPr>
      </w:pPr>
      <w:r w:rsidRPr="48C4CFA3">
        <w:rPr>
          <w:rFonts w:ascii="Times New Roman" w:hAnsi="Times New Roman" w:eastAsia="Times New Roman" w:cs="Times New Roman"/>
          <w:color w:val="000000" w:themeColor="text1"/>
        </w:rPr>
        <w:t>Es decir, es la idea de que el lenguaje influye en la forma en que las personas piensan, perciben y entienden el mundo. En otras palabras, las estructuras y categorías de cada lengua afectan la manera en que sus hablantes experimentan la realidad</w:t>
      </w:r>
      <w:r w:rsidRPr="48C4CFA3">
        <w:rPr>
          <w:rFonts w:ascii="Times New Roman" w:hAnsi="Times New Roman" w:eastAsia="Times New Roman" w:cs="Times New Roman"/>
          <w:color w:val="000000" w:themeColor="text1"/>
          <w:sz w:val="22"/>
          <w:szCs w:val="22"/>
        </w:rPr>
        <w:t>.</w:t>
      </w:r>
    </w:p>
    <w:p w:rsidRPr="00D8022A" w:rsidR="00D8022A" w:rsidP="48C4CFA3" w:rsidRDefault="48C4CFA3" w14:paraId="22305487" w14:textId="77777777">
      <w:pPr>
        <w:jc w:val="both"/>
        <w:rPr>
          <w:rFonts w:ascii="Times New Roman" w:hAnsi="Times New Roman" w:eastAsia="Times New Roman" w:cs="Times New Roman"/>
        </w:rPr>
      </w:pPr>
      <w:r w:rsidRPr="48C4CFA3">
        <w:rPr>
          <w:rFonts w:ascii="Times New Roman" w:hAnsi="Times New Roman" w:eastAsia="Times New Roman" w:cs="Times New Roman"/>
        </w:rPr>
        <w:t xml:space="preserve">Por último, el estudio </w:t>
      </w:r>
      <w:r w:rsidRPr="48C4CFA3">
        <w:rPr>
          <w:rFonts w:ascii="Times New Roman" w:hAnsi="Times New Roman" w:eastAsia="Times New Roman" w:cs="Times New Roman"/>
          <w:b/>
          <w:bCs/>
        </w:rPr>
        <w:t xml:space="preserve">neurocientífico </w:t>
      </w:r>
      <w:r w:rsidRPr="48C4CFA3">
        <w:rPr>
          <w:rFonts w:ascii="Times New Roman" w:hAnsi="Times New Roman" w:eastAsia="Times New Roman" w:cs="Times New Roman"/>
        </w:rPr>
        <w:t>del vínculo entre pensamiento y lenguaje es pionero en este tópico ya que nos permite analizar empíricamente cómo se realiza, o no, esta relación.</w:t>
      </w:r>
    </w:p>
    <w:p w:rsidRPr="000C78C4" w:rsidR="00D8022A" w:rsidP="48C4CFA3" w:rsidRDefault="48C4CFA3" w14:paraId="014E58BC" w14:textId="01E7124A">
      <w:pPr>
        <w:pStyle w:val="Heading1"/>
        <w:jc w:val="both"/>
        <w:rPr>
          <w:rFonts w:ascii="Times New Roman" w:hAnsi="Times New Roman" w:eastAsia="Times New Roman" w:cs="Times New Roman"/>
        </w:rPr>
      </w:pPr>
      <w:bookmarkStart w:name="_Toc669976591" w:id="173829585"/>
      <w:r w:rsidRPr="037FF507" w:rsidR="037FF507">
        <w:rPr>
          <w:rFonts w:ascii="Times New Roman" w:hAnsi="Times New Roman" w:eastAsia="Times New Roman" w:cs="Times New Roman"/>
        </w:rPr>
        <w:t>Métodos</w:t>
      </w:r>
      <w:bookmarkEnd w:id="173829585"/>
    </w:p>
    <w:p w:rsidRPr="000C78C4" w:rsidR="00D8022A" w:rsidP="48C4CFA3" w:rsidRDefault="48C4CFA3" w14:paraId="7FB94784" w14:textId="4A5438A3">
      <w:pPr>
        <w:pStyle w:val="Heading2"/>
        <w:jc w:val="both"/>
        <w:rPr>
          <w:rFonts w:ascii="Times New Roman" w:hAnsi="Times New Roman" w:eastAsia="Times New Roman" w:cs="Times New Roman"/>
        </w:rPr>
      </w:pPr>
      <w:bookmarkStart w:name="_Toc1128146141" w:id="1597831212"/>
      <w:r w:rsidRPr="037FF507" w:rsidR="037FF507">
        <w:rPr>
          <w:rFonts w:ascii="Times New Roman" w:hAnsi="Times New Roman" w:eastAsia="Times New Roman" w:cs="Times New Roman"/>
        </w:rPr>
        <w:t>Bases de datos utilizadas</w:t>
      </w:r>
      <w:bookmarkEnd w:id="1597831212"/>
    </w:p>
    <w:p w:rsidRPr="00D8022A" w:rsidR="00D8022A" w:rsidP="48C4CFA3" w:rsidRDefault="48C4CFA3" w14:paraId="01F98C1E" w14:textId="77777777">
      <w:pPr>
        <w:numPr>
          <w:ilvl w:val="0"/>
          <w:numId w:val="1"/>
        </w:numPr>
        <w:jc w:val="both"/>
        <w:rPr>
          <w:rFonts w:ascii="Times New Roman" w:hAnsi="Times New Roman" w:eastAsia="Times New Roman" w:cs="Times New Roman"/>
        </w:rPr>
      </w:pPr>
      <w:hyperlink r:id="rId12">
        <w:r w:rsidRPr="48C4CFA3">
          <w:rPr>
            <w:rStyle w:val="Hyperlink"/>
            <w:rFonts w:ascii="Times New Roman" w:hAnsi="Times New Roman" w:eastAsia="Times New Roman" w:cs="Times New Roman"/>
            <w:color w:val="auto"/>
          </w:rPr>
          <w:t>https://consensus.app/search/</w:t>
        </w:r>
      </w:hyperlink>
    </w:p>
    <w:p w:rsidRPr="00D8022A" w:rsidR="00D8022A" w:rsidP="48C4CFA3" w:rsidRDefault="48C4CFA3" w14:paraId="5D81036F" w14:textId="77777777">
      <w:pPr>
        <w:numPr>
          <w:ilvl w:val="0"/>
          <w:numId w:val="1"/>
        </w:numPr>
        <w:jc w:val="both"/>
        <w:rPr>
          <w:rFonts w:ascii="Times New Roman" w:hAnsi="Times New Roman" w:eastAsia="Times New Roman" w:cs="Times New Roman"/>
        </w:rPr>
      </w:pPr>
      <w:hyperlink r:id="rId13">
        <w:r w:rsidRPr="48C4CFA3">
          <w:rPr>
            <w:rStyle w:val="Hyperlink"/>
            <w:rFonts w:ascii="Times New Roman" w:hAnsi="Times New Roman" w:eastAsia="Times New Roman" w:cs="Times New Roman"/>
            <w:color w:val="auto"/>
          </w:rPr>
          <w:t>https://onlinelibrary.wiley.com/</w:t>
        </w:r>
      </w:hyperlink>
    </w:p>
    <w:p w:rsidRPr="00D8022A" w:rsidR="00D8022A" w:rsidP="48C4CFA3" w:rsidRDefault="48C4CFA3" w14:paraId="396D9D6E" w14:textId="77777777">
      <w:pPr>
        <w:numPr>
          <w:ilvl w:val="0"/>
          <w:numId w:val="1"/>
        </w:numPr>
        <w:jc w:val="both"/>
        <w:rPr>
          <w:rFonts w:ascii="Times New Roman" w:hAnsi="Times New Roman" w:eastAsia="Times New Roman" w:cs="Times New Roman"/>
        </w:rPr>
      </w:pPr>
      <w:hyperlink r:id="rId14">
        <w:r w:rsidRPr="48C4CFA3">
          <w:rPr>
            <w:rStyle w:val="Hyperlink"/>
            <w:rFonts w:ascii="Times New Roman" w:hAnsi="Times New Roman" w:eastAsia="Times New Roman" w:cs="Times New Roman"/>
            <w:color w:val="auto"/>
          </w:rPr>
          <w:t>pnas.org</w:t>
        </w:r>
      </w:hyperlink>
    </w:p>
    <w:p w:rsidRPr="00D8022A" w:rsidR="00D8022A" w:rsidP="48C4CFA3" w:rsidRDefault="48C4CFA3" w14:paraId="3D3D6937" w14:textId="77777777">
      <w:pPr>
        <w:numPr>
          <w:ilvl w:val="0"/>
          <w:numId w:val="1"/>
        </w:numPr>
        <w:jc w:val="both"/>
        <w:rPr>
          <w:rFonts w:ascii="Times New Roman" w:hAnsi="Times New Roman" w:eastAsia="Times New Roman" w:cs="Times New Roman"/>
        </w:rPr>
      </w:pPr>
      <w:hyperlink r:id="rId15">
        <w:r w:rsidRPr="48C4CFA3">
          <w:rPr>
            <w:rStyle w:val="Hyperlink"/>
            <w:rFonts w:ascii="Times New Roman" w:hAnsi="Times New Roman" w:eastAsia="Times New Roman" w:cs="Times New Roman"/>
            <w:color w:val="auto"/>
          </w:rPr>
          <w:t>https://pubmed.ncbi.nlm.nih.gov/</w:t>
        </w:r>
      </w:hyperlink>
    </w:p>
    <w:p w:rsidRPr="00D8022A" w:rsidR="00D8022A" w:rsidP="48C4CFA3" w:rsidRDefault="48C4CFA3" w14:paraId="77FA3E2A" w14:textId="77777777">
      <w:pPr>
        <w:numPr>
          <w:ilvl w:val="0"/>
          <w:numId w:val="1"/>
        </w:numPr>
        <w:jc w:val="both"/>
        <w:rPr>
          <w:rFonts w:ascii="Times New Roman" w:hAnsi="Times New Roman" w:eastAsia="Times New Roman" w:cs="Times New Roman"/>
        </w:rPr>
      </w:pPr>
      <w:hyperlink r:id="rId16">
        <w:r w:rsidRPr="48C4CFA3">
          <w:rPr>
            <w:rStyle w:val="Hyperlink"/>
            <w:rFonts w:ascii="Times New Roman" w:hAnsi="Times New Roman" w:eastAsia="Times New Roman" w:cs="Times New Roman"/>
            <w:color w:val="auto"/>
          </w:rPr>
          <w:t>https://scholar.google.com/schhp?hl=en&amp;as_sdt=0,5</w:t>
        </w:r>
      </w:hyperlink>
    </w:p>
    <w:p w:rsidRPr="00D8022A" w:rsidR="00D8022A" w:rsidP="48C4CFA3" w:rsidRDefault="48C4CFA3" w14:paraId="562FD3A2" w14:textId="77777777">
      <w:pPr>
        <w:numPr>
          <w:ilvl w:val="0"/>
          <w:numId w:val="1"/>
        </w:numPr>
        <w:jc w:val="both"/>
        <w:rPr>
          <w:rFonts w:ascii="Times New Roman" w:hAnsi="Times New Roman" w:eastAsia="Times New Roman" w:cs="Times New Roman"/>
        </w:rPr>
      </w:pPr>
      <w:hyperlink r:id="rId17">
        <w:r w:rsidRPr="48C4CFA3">
          <w:rPr>
            <w:rStyle w:val="Hyperlink"/>
            <w:rFonts w:ascii="Times New Roman" w:hAnsi="Times New Roman" w:eastAsia="Times New Roman" w:cs="Times New Roman"/>
            <w:color w:val="auto"/>
          </w:rPr>
          <w:t>https://scielo.org/</w:t>
        </w:r>
      </w:hyperlink>
    </w:p>
    <w:p w:rsidRPr="000C78C4" w:rsidR="00D8022A" w:rsidP="48C4CFA3" w:rsidRDefault="48C4CFA3" w14:paraId="03D6C9CB" w14:textId="17987530">
      <w:pPr>
        <w:pStyle w:val="Heading2"/>
        <w:jc w:val="both"/>
        <w:rPr>
          <w:rFonts w:ascii="Times New Roman" w:hAnsi="Times New Roman" w:eastAsia="Times New Roman" w:cs="Times New Roman"/>
        </w:rPr>
      </w:pPr>
      <w:bookmarkStart w:name="_Toc560821883" w:id="1895043869"/>
      <w:r w:rsidRPr="037FF507" w:rsidR="037FF507">
        <w:rPr>
          <w:rFonts w:ascii="Times New Roman" w:hAnsi="Times New Roman" w:eastAsia="Times New Roman" w:cs="Times New Roman"/>
        </w:rPr>
        <w:t>Criterios de elegibilidad</w:t>
      </w:r>
      <w:bookmarkEnd w:id="1895043869"/>
    </w:p>
    <w:p w:rsidRPr="00D8022A" w:rsidR="00D8022A" w:rsidP="48C4CFA3" w:rsidRDefault="48C4CFA3" w14:paraId="62081F5A" w14:textId="1BB08886">
      <w:pPr>
        <w:jc w:val="both"/>
        <w:rPr>
          <w:rFonts w:ascii="Times New Roman" w:hAnsi="Times New Roman" w:eastAsia="Times New Roman" w:cs="Times New Roman"/>
        </w:rPr>
      </w:pPr>
      <w:r w:rsidRPr="037FF507" w:rsidR="037FF507">
        <w:rPr>
          <w:rFonts w:ascii="Times New Roman" w:hAnsi="Times New Roman" w:eastAsia="Times New Roman" w:cs="Times New Roman"/>
        </w:rPr>
        <w:t xml:space="preserve">Consideramos en primer lugar la pertinencia de </w:t>
      </w:r>
      <w:r w:rsidRPr="037FF507" w:rsidR="037FF507">
        <w:rPr>
          <w:rFonts w:ascii="Times New Roman" w:hAnsi="Times New Roman" w:eastAsia="Times New Roman" w:cs="Times New Roman"/>
        </w:rPr>
        <w:t>los artículos</w:t>
      </w:r>
      <w:r w:rsidRPr="037FF507" w:rsidR="037FF507">
        <w:rPr>
          <w:rFonts w:ascii="Times New Roman" w:hAnsi="Times New Roman" w:eastAsia="Times New Roman" w:cs="Times New Roman"/>
        </w:rPr>
        <w:t xml:space="preserve"> cientificos</w:t>
      </w:r>
      <w:del w:author="esteban tur" w:date="2025-06-09T17:44:01.811Z" w:id="174248077">
        <w:r w:rsidRPr="037FF507" w:rsidDel="037FF507">
          <w:rPr>
            <w:rFonts w:ascii="Times New Roman" w:hAnsi="Times New Roman" w:eastAsia="Times New Roman" w:cs="Times New Roman"/>
          </w:rPr>
          <w:delText xml:space="preserve"> </w:delText>
        </w:r>
      </w:del>
      <w:r w:rsidRPr="037FF507" w:rsidR="037FF507">
        <w:rPr>
          <w:rFonts w:ascii="Times New Roman" w:hAnsi="Times New Roman" w:eastAsia="Times New Roman" w:cs="Times New Roman"/>
        </w:rPr>
        <w:t xml:space="preserve">con relación al tema que tratamos. También tuvimos en cuenta tanto la legitimidad de la base de datos de consulta como la cantidad de veces que fueron referenciados los estudios elegidos en otras investigaciones que abordan la temática en cuestión. </w:t>
      </w:r>
    </w:p>
    <w:p w:rsidRPr="00D8022A" w:rsidR="00D8022A" w:rsidP="48C4CFA3" w:rsidRDefault="48C4CFA3" w14:paraId="749D2FBB" w14:textId="59D5DC28">
      <w:pPr>
        <w:jc w:val="both"/>
        <w:rPr>
          <w:rFonts w:ascii="Times New Roman" w:hAnsi="Times New Roman" w:eastAsia="Times New Roman" w:cs="Times New Roman"/>
        </w:rPr>
      </w:pPr>
      <w:r w:rsidRPr="037FF507" w:rsidR="037FF507">
        <w:rPr>
          <w:rFonts w:ascii="Times New Roman" w:hAnsi="Times New Roman" w:eastAsia="Times New Roman" w:cs="Times New Roman"/>
          <w:u w:val="single"/>
        </w:rPr>
        <w:t>Determinismo lingüístico</w:t>
      </w:r>
      <w:r w:rsidRPr="037FF507" w:rsidR="037FF507">
        <w:rPr>
          <w:rFonts w:ascii="Times New Roman" w:hAnsi="Times New Roman" w:eastAsia="Times New Roman" w:cs="Times New Roman"/>
        </w:rPr>
        <w:t>: </w:t>
      </w:r>
      <w:r w:rsidRPr="037FF507" w:rsidR="037FF507">
        <w:rPr>
          <w:rFonts w:ascii="Times New Roman" w:hAnsi="Times New Roman" w:eastAsia="Times New Roman" w:cs="Times New Roman"/>
        </w:rPr>
        <w:t>Seleccionamos artículos</w:t>
      </w:r>
      <w:r w:rsidRPr="037FF507" w:rsidR="037FF507">
        <w:rPr>
          <w:rFonts w:ascii="Times New Roman" w:hAnsi="Times New Roman" w:eastAsia="Times New Roman" w:cs="Times New Roman"/>
        </w:rPr>
        <w:t xml:space="preserve"> que pudiesen introducirnos en la historia y el estado del debate sobre la interdependencia lenguaje-pensamiento.</w:t>
      </w:r>
    </w:p>
    <w:p w:rsidRPr="00D8022A" w:rsidR="00D8022A" w:rsidP="48C4CFA3" w:rsidRDefault="48C4CFA3" w14:paraId="4D3D1B88" w14:textId="46EBCDD8">
      <w:pPr>
        <w:jc w:val="both"/>
        <w:rPr>
          <w:rFonts w:ascii="Times New Roman" w:hAnsi="Times New Roman" w:eastAsia="Times New Roman" w:cs="Times New Roman"/>
        </w:rPr>
      </w:pPr>
      <w:r w:rsidRPr="037FF507" w:rsidR="037FF507">
        <w:rPr>
          <w:rFonts w:ascii="Times New Roman" w:hAnsi="Times New Roman" w:eastAsia="Times New Roman" w:cs="Times New Roman"/>
          <w:u w:val="single"/>
        </w:rPr>
        <w:t>Relativismo lingüístico</w:t>
      </w:r>
      <w:r w:rsidRPr="037FF507" w:rsidR="037FF507">
        <w:rPr>
          <w:rFonts w:ascii="Times New Roman" w:hAnsi="Times New Roman" w:eastAsia="Times New Roman" w:cs="Times New Roman"/>
        </w:rPr>
        <w:t xml:space="preserve">: Exploramos y </w:t>
      </w:r>
      <w:r w:rsidRPr="037FF507" w:rsidR="037FF507">
        <w:rPr>
          <w:rFonts w:ascii="Times New Roman" w:hAnsi="Times New Roman" w:eastAsia="Times New Roman" w:cs="Times New Roman"/>
        </w:rPr>
        <w:t>elegimos literatura</w:t>
      </w:r>
      <w:r w:rsidRPr="037FF507" w:rsidR="037FF507">
        <w:rPr>
          <w:rFonts w:ascii="Times New Roman" w:hAnsi="Times New Roman" w:eastAsia="Times New Roman" w:cs="Times New Roman"/>
        </w:rPr>
        <w:t xml:space="preserve"> científica que permitan indagar una postura más atenuada que el determinismo, que muestra que el lenguaje pareciera actuar como una especie de modulador atencional o marco conceptual sobre la cognición. Además, buscamos introducir distintos estudios que permiten ejemplificar el eje de análisis. </w:t>
      </w:r>
    </w:p>
    <w:p w:rsidRPr="00D8022A" w:rsidR="00D8022A" w:rsidP="48C4CFA3" w:rsidRDefault="48C4CFA3" w14:paraId="4F493CBA" w14:textId="3D42117D">
      <w:pPr>
        <w:jc w:val="both"/>
        <w:rPr>
          <w:rFonts w:ascii="Times New Roman" w:hAnsi="Times New Roman" w:eastAsia="Times New Roman" w:cs="Times New Roman"/>
        </w:rPr>
      </w:pPr>
      <w:r w:rsidRPr="037FF507" w:rsidR="037FF507">
        <w:rPr>
          <w:rFonts w:ascii="Times New Roman" w:hAnsi="Times New Roman" w:eastAsia="Times New Roman" w:cs="Times New Roman"/>
          <w:u w:val="single"/>
        </w:rPr>
        <w:t>Cognición no-lingüístico</w:t>
      </w:r>
      <w:r w:rsidRPr="037FF507" w:rsidR="037FF507">
        <w:rPr>
          <w:rFonts w:ascii="Times New Roman" w:hAnsi="Times New Roman" w:eastAsia="Times New Roman" w:cs="Times New Roman"/>
        </w:rPr>
        <w:t xml:space="preserve">: Buscamos un artículo </w:t>
      </w:r>
      <w:r w:rsidRPr="037FF507" w:rsidR="037FF507">
        <w:rPr>
          <w:rFonts w:ascii="Times New Roman" w:hAnsi="Times New Roman" w:eastAsia="Times New Roman" w:cs="Times New Roman"/>
        </w:rPr>
        <w:t>científico</w:t>
      </w:r>
      <w:r w:rsidRPr="037FF507" w:rsidR="037FF507">
        <w:rPr>
          <w:rFonts w:ascii="Times New Roman" w:hAnsi="Times New Roman" w:eastAsia="Times New Roman" w:cs="Times New Roman"/>
        </w:rPr>
        <w:t xml:space="preserve"> reciente que trajera como punto central de debate la mirada neurocientífica por la importancia y peso que este representa en la comunidad científica actualmente.</w:t>
      </w:r>
    </w:p>
    <w:p w:rsidRPr="000C78C4" w:rsidR="00D8022A" w:rsidP="48C4CFA3" w:rsidRDefault="48C4CFA3" w14:paraId="47AB81AA" w14:textId="2E7DEB78">
      <w:pPr>
        <w:pStyle w:val="Heading2"/>
        <w:jc w:val="both"/>
        <w:rPr>
          <w:rFonts w:ascii="Times New Roman" w:hAnsi="Times New Roman" w:eastAsia="Times New Roman" w:cs="Times New Roman"/>
        </w:rPr>
      </w:pPr>
      <w:bookmarkStart w:name="_Toc554329313" w:id="1689049706"/>
      <w:r w:rsidRPr="037FF507" w:rsidR="037FF507">
        <w:rPr>
          <w:rFonts w:ascii="Times New Roman" w:hAnsi="Times New Roman" w:eastAsia="Times New Roman" w:cs="Times New Roman"/>
        </w:rPr>
        <w:t>Estrategia de búsqueda</w:t>
      </w:r>
      <w:bookmarkEnd w:id="1689049706"/>
    </w:p>
    <w:p w:rsidRPr="00D8022A" w:rsidR="00D8022A" w:rsidP="48C4CFA3" w:rsidRDefault="48C4CFA3" w14:paraId="499522C8" w14:textId="602E2144">
      <w:pPr>
        <w:jc w:val="both"/>
        <w:rPr>
          <w:rFonts w:ascii="Times New Roman" w:hAnsi="Times New Roman" w:eastAsia="Times New Roman" w:cs="Times New Roman"/>
        </w:rPr>
      </w:pPr>
      <w:r w:rsidRPr="48C4CFA3">
        <w:rPr>
          <w:rFonts w:ascii="Times New Roman" w:hAnsi="Times New Roman" w:eastAsia="Times New Roman" w:cs="Times New Roman"/>
          <w:u w:val="single"/>
        </w:rPr>
        <w:t>Determinismo lingüístico:</w:t>
      </w:r>
      <w:r w:rsidRPr="00AD1A41" w:rsidR="00AD1A41">
        <w:rPr>
          <w:rFonts w:ascii="Times New Roman" w:hAnsi="Times New Roman" w:eastAsia="Times New Roman" w:cs="Times New Roman"/>
        </w:rPr>
        <w:t xml:space="preserve"> </w:t>
      </w:r>
      <w:r w:rsidRPr="48C4CFA3">
        <w:rPr>
          <w:rFonts w:ascii="Times New Roman" w:hAnsi="Times New Roman" w:eastAsia="Times New Roman" w:cs="Times New Roman"/>
        </w:rPr>
        <w:t>Sapir-Whorf hypothesis, Whorf hypothesis, Linguistic determinism, Determinismo lingüístico, Lenguaje y pensamiento.</w:t>
      </w:r>
    </w:p>
    <w:p w:rsidRPr="006427A1" w:rsidR="00D8022A" w:rsidP="48C4CFA3" w:rsidRDefault="48C4CFA3" w14:paraId="79643482" w14:textId="368B5DD9">
      <w:pPr>
        <w:jc w:val="both"/>
        <w:rPr>
          <w:rFonts w:ascii="Times New Roman" w:hAnsi="Times New Roman" w:eastAsia="Times New Roman" w:cs="Times New Roman"/>
          <w:b/>
          <w:bCs/>
          <w:lang w:val="en-US"/>
        </w:rPr>
      </w:pPr>
      <w:r w:rsidRPr="006427A1">
        <w:rPr>
          <w:rFonts w:ascii="Times New Roman" w:hAnsi="Times New Roman" w:eastAsia="Times New Roman" w:cs="Times New Roman"/>
          <w:u w:val="single"/>
          <w:lang w:val="en-US"/>
        </w:rPr>
        <w:t>Relativismo lingüístico</w:t>
      </w:r>
      <w:r w:rsidRPr="006427A1">
        <w:rPr>
          <w:rFonts w:ascii="Times New Roman" w:hAnsi="Times New Roman" w:eastAsia="Times New Roman" w:cs="Times New Roman"/>
          <w:lang w:val="en-US"/>
        </w:rPr>
        <w:t>: Linguistic relativity, Language and congnition, Color categorization and language, Language AND thought.</w:t>
      </w:r>
    </w:p>
    <w:p w:rsidRPr="00D8022A" w:rsidR="00D8022A" w:rsidP="48C4CFA3" w:rsidRDefault="48C4CFA3" w14:paraId="5F8481F7" w14:textId="3A64AB9B">
      <w:pPr>
        <w:jc w:val="both"/>
        <w:rPr>
          <w:rFonts w:ascii="Times New Roman" w:hAnsi="Times New Roman" w:eastAsia="Times New Roman" w:cs="Times New Roman"/>
          <w:lang w:val="en-US"/>
        </w:rPr>
      </w:pPr>
      <w:r w:rsidRPr="48C4CFA3">
        <w:rPr>
          <w:rFonts w:ascii="Times New Roman" w:hAnsi="Times New Roman" w:eastAsia="Times New Roman" w:cs="Times New Roman"/>
          <w:u w:val="single"/>
          <w:lang w:val="en-US"/>
        </w:rPr>
        <w:t>Cognición no-lingüístico</w:t>
      </w:r>
      <w:r w:rsidRPr="48C4CFA3">
        <w:rPr>
          <w:rFonts w:ascii="Times New Roman" w:hAnsi="Times New Roman" w:eastAsia="Times New Roman" w:cs="Times New Roman"/>
          <w:lang w:val="en-US"/>
        </w:rPr>
        <w:t>: Language, Syntax, Semantic, Theory of Mind, Neuropsychology.</w:t>
      </w:r>
    </w:p>
    <w:p w:rsidRPr="000C78C4" w:rsidR="00D8022A" w:rsidP="48C4CFA3" w:rsidRDefault="48C4CFA3" w14:paraId="7E07EF63" w14:textId="67E44BE7">
      <w:pPr>
        <w:pStyle w:val="Heading1"/>
        <w:jc w:val="both"/>
        <w:rPr>
          <w:rFonts w:ascii="Times New Roman" w:hAnsi="Times New Roman" w:eastAsia="Times New Roman" w:cs="Times New Roman"/>
        </w:rPr>
      </w:pPr>
      <w:bookmarkStart w:name="_Toc1693481794" w:id="1715055564"/>
      <w:r w:rsidRPr="037FF507" w:rsidR="037FF507">
        <w:rPr>
          <w:rFonts w:ascii="Times New Roman" w:hAnsi="Times New Roman" w:eastAsia="Times New Roman" w:cs="Times New Roman"/>
        </w:rPr>
        <w:t>Resultados</w:t>
      </w:r>
      <w:bookmarkEnd w:id="1715055564"/>
    </w:p>
    <w:p w:rsidRPr="000C78C4" w:rsidR="000C78C4" w:rsidP="48C4CFA3" w:rsidRDefault="48C4CFA3" w14:paraId="5126CB57" w14:textId="35725D72">
      <w:pPr>
        <w:pStyle w:val="Heading2"/>
        <w:jc w:val="both"/>
        <w:rPr>
          <w:rFonts w:ascii="Times New Roman" w:hAnsi="Times New Roman" w:eastAsia="Times New Roman" w:cs="Times New Roman"/>
        </w:rPr>
      </w:pPr>
      <w:bookmarkStart w:name="_Toc1339962778" w:id="747630347"/>
      <w:r w:rsidRPr="037FF507" w:rsidR="037FF507">
        <w:rPr>
          <w:rFonts w:ascii="Times New Roman" w:hAnsi="Times New Roman" w:eastAsia="Times New Roman" w:cs="Times New Roman"/>
        </w:rPr>
        <w:t>Número de artículos examinados</w:t>
      </w:r>
      <w:bookmarkEnd w:id="747630347"/>
    </w:p>
    <w:p w:rsidRPr="000C78C4" w:rsidR="000C78C4" w:rsidP="48C4CFA3" w:rsidRDefault="48C4CFA3" w14:paraId="5853A3A4" w14:textId="47DFCFC9">
      <w:pPr>
        <w:jc w:val="both"/>
        <w:rPr>
          <w:rFonts w:ascii="Times New Roman" w:hAnsi="Times New Roman" w:eastAsia="Times New Roman" w:cs="Times New Roman"/>
        </w:rPr>
      </w:pPr>
      <w:r w:rsidRPr="037FF507" w:rsidR="037FF507">
        <w:rPr>
          <w:rFonts w:ascii="Times New Roman" w:hAnsi="Times New Roman" w:eastAsia="Times New Roman" w:cs="Times New Roman"/>
        </w:rPr>
        <w:t xml:space="preserve">Esta monografía examinó ocho artículos </w:t>
      </w:r>
      <w:r w:rsidRPr="037FF507" w:rsidR="037FF507">
        <w:rPr>
          <w:rFonts w:ascii="Times New Roman" w:hAnsi="Times New Roman" w:eastAsia="Times New Roman" w:cs="Times New Roman"/>
        </w:rPr>
        <w:t>académicos</w:t>
      </w:r>
      <w:r w:rsidRPr="037FF507" w:rsidR="037FF507">
        <w:rPr>
          <w:rFonts w:ascii="Times New Roman" w:hAnsi="Times New Roman" w:eastAsia="Times New Roman" w:cs="Times New Roman"/>
        </w:rPr>
        <w:t xml:space="preserve">, además de enciclopedias online. Cuatro de los estudios y las enciclopedias fueron usados para contextualizar la discusión sobre el pensamiento y el lenguaje desde principios del siglo XX. Los cuatro restantes fueron consultados en el abordaje de este tema desde dos posturas; una que sostiene la interdependencia entre el lenguaje y el pensamiento, y otra, su autonomía. </w:t>
      </w:r>
    </w:p>
    <w:p w:rsidRPr="000C78C4" w:rsidR="000C78C4" w:rsidP="48C4CFA3" w:rsidRDefault="48C4CFA3" w14:paraId="10BF6205" w14:textId="49B914E8">
      <w:pPr>
        <w:pStyle w:val="Heading2"/>
        <w:jc w:val="both"/>
        <w:rPr>
          <w:rFonts w:ascii="Times New Roman" w:hAnsi="Times New Roman" w:eastAsia="Times New Roman" w:cs="Times New Roman"/>
        </w:rPr>
      </w:pPr>
      <w:bookmarkStart w:name="_Toc97573837" w:id="651637791"/>
      <w:r w:rsidRPr="037FF507" w:rsidR="037FF507">
        <w:rPr>
          <w:rFonts w:ascii="Times New Roman" w:hAnsi="Times New Roman" w:eastAsia="Times New Roman" w:cs="Times New Roman"/>
        </w:rPr>
        <w:t>Características de los estudios</w:t>
      </w:r>
      <w:bookmarkEnd w:id="651637791"/>
    </w:p>
    <w:p w:rsidR="000C78C4" w:rsidP="48C4CFA3" w:rsidRDefault="48C4CFA3" w14:paraId="40D8FD60" w14:textId="457872FA">
      <w:pPr>
        <w:jc w:val="both"/>
        <w:rPr>
          <w:rFonts w:ascii="Times New Roman" w:hAnsi="Times New Roman" w:eastAsia="Times New Roman" w:cs="Times New Roman"/>
        </w:rPr>
      </w:pPr>
      <w:r w:rsidRPr="037FF507" w:rsidR="037FF507">
        <w:rPr>
          <w:rFonts w:ascii="Times New Roman" w:hAnsi="Times New Roman" w:eastAsia="Times New Roman" w:cs="Times New Roman"/>
        </w:rPr>
        <w:t>Para contextualizar el debate sobre el pensamiento y el lenguaje, se consultaron enciclopedias y artículos que realizan un abordaje histórico de las propuestas teóricas sobre la vinculación entre el lenguaje y el pensamiento. Las investigaciones con respecto a este punto, mencionados para la monografía, presentan las teorías sobre el tema lenguaje-pensamiento, sus semejanzas y diferencias, así como los autores representativos del eje temático</w:t>
      </w:r>
    </w:p>
    <w:p w:rsidR="000C5012" w:rsidP="48C4CFA3" w:rsidRDefault="48C4CFA3" w14:paraId="3D6537A7" w14:textId="6C314413">
      <w:pPr>
        <w:pStyle w:val="Heading1"/>
        <w:jc w:val="both"/>
        <w:rPr>
          <w:rFonts w:ascii="Times New Roman" w:hAnsi="Times New Roman" w:eastAsia="Times New Roman" w:cs="Times New Roman"/>
        </w:rPr>
      </w:pPr>
      <w:bookmarkStart w:name="_Toc29977158" w:id="1735185793"/>
      <w:r w:rsidRPr="037FF507" w:rsidR="037FF507">
        <w:rPr>
          <w:rFonts w:ascii="Times New Roman" w:hAnsi="Times New Roman" w:eastAsia="Times New Roman" w:cs="Times New Roman"/>
        </w:rPr>
        <w:t>Discusión</w:t>
      </w:r>
      <w:bookmarkEnd w:id="1735185793"/>
    </w:p>
    <w:p w:rsidR="000C5012" w:rsidP="48C4CFA3" w:rsidRDefault="48C4CFA3" w14:paraId="54983CD6" w14:textId="6E9FCB54">
      <w:pPr>
        <w:pStyle w:val="Heading2"/>
        <w:jc w:val="both"/>
        <w:rPr>
          <w:rFonts w:ascii="Times New Roman" w:hAnsi="Times New Roman" w:eastAsia="Times New Roman" w:cs="Times New Roman"/>
        </w:rPr>
      </w:pPr>
      <w:bookmarkStart w:name="_Toc289978864" w:id="1726108449"/>
      <w:r w:rsidRPr="037FF507" w:rsidR="037FF507">
        <w:rPr>
          <w:rFonts w:ascii="Times New Roman" w:hAnsi="Times New Roman" w:eastAsia="Times New Roman" w:cs="Times New Roman"/>
        </w:rPr>
        <w:t>Hallazgos principales</w:t>
      </w:r>
      <w:bookmarkEnd w:id="1726108449"/>
    </w:p>
    <w:p w:rsidRPr="00F75AEF" w:rsidR="00F75AEF" w:rsidP="48C4CFA3" w:rsidRDefault="48C4CFA3" w14:paraId="6E16E5F2" w14:textId="77777777">
      <w:pPr>
        <w:jc w:val="both"/>
        <w:rPr>
          <w:rFonts w:ascii="Times New Roman" w:hAnsi="Times New Roman" w:eastAsia="Times New Roman" w:cs="Times New Roman"/>
        </w:rPr>
      </w:pPr>
      <w:r w:rsidRPr="48C4CFA3">
        <w:rPr>
          <w:rFonts w:ascii="Times New Roman" w:hAnsi="Times New Roman" w:eastAsia="Times New Roman" w:cs="Times New Roman"/>
        </w:rPr>
        <w:t>Para responder a esta pregunta sobre la relación entre la estructura neurológica del pensamiento y el lenguaje, tanto verbal como no verbal, el presente trabajo se propone comparar dos posturas. El relativismo lingüístico con antecedentes históricos que postula la interdependencia entre el pensamiento y el lenguaje, y los estudios recientes de la neurociencia que defienden una cognición no-lingüística, es decir, la autonomía del pensamiento y el lenguaje.</w:t>
      </w:r>
    </w:p>
    <w:p w:rsidRPr="00F75AEF" w:rsidR="00F75AEF" w:rsidP="48C4CFA3" w:rsidRDefault="48C4CFA3" w14:paraId="7F80709E" w14:textId="28889ADA">
      <w:pPr>
        <w:pStyle w:val="Heading3"/>
        <w:jc w:val="both"/>
        <w:rPr>
          <w:rFonts w:ascii="Times New Roman" w:hAnsi="Times New Roman" w:eastAsia="Times New Roman" w:cs="Times New Roman"/>
        </w:rPr>
      </w:pPr>
      <w:bookmarkStart w:name="_Toc142945023" w:id="773435265"/>
      <w:r w:rsidRPr="037FF507" w:rsidR="037FF507">
        <w:rPr>
          <w:rFonts w:ascii="Times New Roman" w:hAnsi="Times New Roman" w:eastAsia="Times New Roman" w:cs="Times New Roman"/>
        </w:rPr>
        <w:t>Relativismo lingüístico</w:t>
      </w:r>
      <w:bookmarkEnd w:id="773435265"/>
    </w:p>
    <w:p w:rsidRPr="00F75AEF" w:rsidR="00F75AEF" w:rsidP="48C4CFA3" w:rsidRDefault="48C4CFA3" w14:paraId="7D6D5967" w14:textId="77777777">
      <w:pPr>
        <w:jc w:val="both"/>
        <w:rPr>
          <w:rFonts w:ascii="Times New Roman" w:hAnsi="Times New Roman" w:eastAsia="Times New Roman" w:cs="Times New Roman"/>
        </w:rPr>
      </w:pPr>
      <w:r w:rsidRPr="48C4CFA3">
        <w:rPr>
          <w:rFonts w:ascii="Times New Roman" w:hAnsi="Times New Roman" w:eastAsia="Times New Roman" w:cs="Times New Roman"/>
        </w:rPr>
        <w:t>Los estudios encontrados sobre el relativismo lingüístico fundamentan que el idioma influye en algunos procesos cognitivos. Entre ellos la percepción, la atención, la memoria, la representación del tiempo/espacio y los conceptos de carácter abstracto.</w:t>
      </w:r>
    </w:p>
    <w:p w:rsidRPr="00F75AEF" w:rsidR="00F75AEF" w:rsidP="48C4CFA3" w:rsidRDefault="48C4CFA3" w14:paraId="670BB5EF" w14:textId="5C549AED">
      <w:pPr>
        <w:jc w:val="both"/>
        <w:rPr>
          <w:rFonts w:ascii="Times New Roman" w:hAnsi="Times New Roman" w:eastAsia="Times New Roman" w:cs="Times New Roman"/>
          <w:b/>
          <w:bCs/>
        </w:rPr>
      </w:pPr>
      <w:r w:rsidRPr="48C4CFA3">
        <w:rPr>
          <w:rFonts w:ascii="Times New Roman" w:hAnsi="Times New Roman" w:eastAsia="Times New Roman" w:cs="Times New Roman"/>
          <w:b/>
          <w:bCs/>
        </w:rPr>
        <w:t>1.</w:t>
      </w:r>
      <w:r w:rsidRPr="48C4CFA3">
        <w:rPr>
          <w:rFonts w:ascii="Times New Roman" w:hAnsi="Times New Roman" w:eastAsia="Times New Roman" w:cs="Times New Roman"/>
        </w:rPr>
        <w:t xml:space="preserve"> </w:t>
      </w:r>
      <w:r w:rsidRPr="48C4CFA3">
        <w:rPr>
          <w:rFonts w:ascii="Times New Roman" w:hAnsi="Times New Roman" w:eastAsia="Times New Roman" w:cs="Times New Roman"/>
          <w:b/>
          <w:bCs/>
        </w:rPr>
        <w:t>Percepción del tiempo</w:t>
      </w:r>
    </w:p>
    <w:p w:rsidRPr="00F75AEF" w:rsidR="00F75AEF" w:rsidP="48C4CFA3" w:rsidRDefault="48C4CFA3" w14:paraId="474F72DB" w14:textId="5D36CDC0">
      <w:pPr>
        <w:jc w:val="both"/>
        <w:rPr>
          <w:rFonts w:ascii="Times New Roman" w:hAnsi="Times New Roman" w:eastAsia="Times New Roman" w:cs="Times New Roman"/>
        </w:rPr>
      </w:pPr>
      <w:r w:rsidRPr="48C4CFA3">
        <w:rPr>
          <w:rFonts w:ascii="Times New Roman" w:hAnsi="Times New Roman" w:eastAsia="Times New Roman" w:cs="Times New Roman"/>
        </w:rPr>
        <w:t>Boroditsky (2006) postula que las personas de habla inglesa tienden a pensar el tiempo como una línea que va de izquierda a derecha. Por otro lado, aquellas personas que poseen como lengua materna el mandarín, tienden a pensarlo de arriba hacia abajo. Lo que permite sugerir que el lenguaje tiene una influencia en la representación mental del tiempo.</w:t>
      </w:r>
    </w:p>
    <w:p w:rsidRPr="00F75AEF" w:rsidR="00F75AEF" w:rsidP="48C4CFA3" w:rsidRDefault="48C4CFA3" w14:paraId="4DF61E04" w14:textId="120C3180">
      <w:pPr>
        <w:jc w:val="both"/>
        <w:rPr>
          <w:rFonts w:ascii="Times New Roman" w:hAnsi="Times New Roman" w:eastAsia="Times New Roman" w:cs="Times New Roman"/>
          <w:b/>
          <w:bCs/>
        </w:rPr>
      </w:pPr>
      <w:r w:rsidRPr="48C4CFA3">
        <w:rPr>
          <w:rFonts w:ascii="Times New Roman" w:hAnsi="Times New Roman" w:eastAsia="Times New Roman" w:cs="Times New Roman"/>
          <w:b/>
          <w:bCs/>
        </w:rPr>
        <w:t>2. Percepción del color</w:t>
      </w:r>
    </w:p>
    <w:p w:rsidRPr="00F75AEF" w:rsidR="00F75AEF" w:rsidP="48C4CFA3" w:rsidRDefault="48C4CFA3" w14:paraId="75EA4CDA" w14:textId="77777777">
      <w:pPr>
        <w:jc w:val="both"/>
        <w:rPr>
          <w:rFonts w:ascii="Times New Roman" w:hAnsi="Times New Roman" w:eastAsia="Times New Roman" w:cs="Times New Roman"/>
        </w:rPr>
      </w:pPr>
      <w:r w:rsidRPr="48C4CFA3">
        <w:rPr>
          <w:rFonts w:ascii="Times New Roman" w:hAnsi="Times New Roman" w:eastAsia="Times New Roman" w:cs="Times New Roman"/>
        </w:rPr>
        <w:t>Sobre este punto de partida se presentan dos posturas que intentan responder la incidencia que posee el lenguaje en la cognición: ¿Existen universales en la categorización del color?</w:t>
      </w:r>
    </w:p>
    <w:p w:rsidRPr="00F75AEF" w:rsidR="00F75AEF" w:rsidP="48C4CFA3" w:rsidRDefault="48C4CFA3" w14:paraId="38933963" w14:textId="07A50194">
      <w:pPr>
        <w:jc w:val="both"/>
        <w:rPr>
          <w:rFonts w:ascii="Times New Roman" w:hAnsi="Times New Roman" w:eastAsia="Times New Roman" w:cs="Times New Roman"/>
        </w:rPr>
      </w:pPr>
      <w:r w:rsidRPr="48C4CFA3">
        <w:rPr>
          <w:rFonts w:ascii="Times New Roman" w:hAnsi="Times New Roman" w:eastAsia="Times New Roman" w:cs="Times New Roman"/>
        </w:rPr>
        <w:t>En primer lugar, Kay y Regier (2003) son dos autores que presentan la ‘hipótesis de la universalidad del color', en la que</w:t>
      </w:r>
      <w:r w:rsidRPr="48C4CFA3">
        <w:rPr>
          <w:rFonts w:ascii="Times New Roman" w:hAnsi="Times New Roman" w:eastAsia="Times New Roman" w:cs="Times New Roman"/>
          <w:b/>
          <w:bCs/>
        </w:rPr>
        <w:t xml:space="preserve"> </w:t>
      </w:r>
      <w:r w:rsidRPr="48C4CFA3">
        <w:rPr>
          <w:rFonts w:ascii="Times New Roman" w:hAnsi="Times New Roman" w:eastAsia="Times New Roman" w:cs="Times New Roman"/>
        </w:rPr>
        <w:t>sostienen que el significado (incluyendo los colores) está condicionado por las percepciones y los principios cognitivos universales.   </w:t>
      </w:r>
    </w:p>
    <w:p w:rsidRPr="00F75AEF" w:rsidR="00F75AEF" w:rsidP="48C4CFA3" w:rsidRDefault="48C4CFA3" w14:paraId="030D5DEA" w14:textId="77777777">
      <w:pPr>
        <w:jc w:val="both"/>
        <w:rPr>
          <w:rFonts w:ascii="Times New Roman" w:hAnsi="Times New Roman" w:eastAsia="Times New Roman" w:cs="Times New Roman"/>
        </w:rPr>
      </w:pPr>
      <w:r w:rsidRPr="48C4CFA3">
        <w:rPr>
          <w:rFonts w:ascii="Times New Roman" w:hAnsi="Times New Roman" w:eastAsia="Times New Roman" w:cs="Times New Roman"/>
        </w:rPr>
        <w:t>Por otra parte, la otra postura hace enfoque en la cultura y el aspecto lingüístico, ya que los significados son arbitrarios y varían según cada lengua. </w:t>
      </w:r>
    </w:p>
    <w:p w:rsidRPr="00F75AEF" w:rsidR="00F75AEF" w:rsidP="48C4CFA3" w:rsidRDefault="48C4CFA3" w14:paraId="32D89068" w14:textId="77777777">
      <w:pPr>
        <w:jc w:val="both"/>
        <w:rPr>
          <w:rFonts w:ascii="Times New Roman" w:hAnsi="Times New Roman" w:eastAsia="Times New Roman" w:cs="Times New Roman"/>
        </w:rPr>
      </w:pPr>
      <w:r w:rsidRPr="48C4CFA3">
        <w:rPr>
          <w:rFonts w:ascii="Times New Roman" w:hAnsi="Times New Roman" w:eastAsia="Times New Roman" w:cs="Times New Roman"/>
        </w:rPr>
        <w:t>A fin de poder resolver este dilema, se utiliza el enfoque empírico central del estudio de denominación de colores del World Color Survey (WCS), que tiene como fin responder objetivamente si hay o no universalidad. </w:t>
      </w:r>
    </w:p>
    <w:p w:rsidRPr="00F75AEF" w:rsidR="00F75AEF" w:rsidP="48C4CFA3" w:rsidRDefault="48C4CFA3" w14:paraId="3928BAAE" w14:textId="6B640EF2">
      <w:pPr>
        <w:jc w:val="both"/>
        <w:rPr>
          <w:rFonts w:ascii="Times New Roman" w:hAnsi="Times New Roman" w:eastAsia="Times New Roman" w:cs="Times New Roman"/>
          <w:b/>
          <w:bCs/>
        </w:rPr>
      </w:pPr>
      <w:r w:rsidRPr="48C4CFA3">
        <w:rPr>
          <w:rFonts w:ascii="Times New Roman" w:hAnsi="Times New Roman" w:eastAsia="Times New Roman" w:cs="Times New Roman"/>
          <w:b/>
          <w:bCs/>
        </w:rPr>
        <w:t>3.</w:t>
      </w:r>
      <w:r w:rsidRPr="48C4CFA3">
        <w:rPr>
          <w:rFonts w:ascii="Times New Roman" w:hAnsi="Times New Roman" w:eastAsia="Times New Roman" w:cs="Times New Roman"/>
        </w:rPr>
        <w:t xml:space="preserve"> </w:t>
      </w:r>
      <w:r w:rsidRPr="48C4CFA3">
        <w:rPr>
          <w:rFonts w:ascii="Times New Roman" w:hAnsi="Times New Roman" w:eastAsia="Times New Roman" w:cs="Times New Roman"/>
          <w:b/>
          <w:bCs/>
        </w:rPr>
        <w:t>Metáforas cognitivas y sonido</w:t>
      </w:r>
    </w:p>
    <w:p w:rsidRPr="00F75AEF" w:rsidR="00F75AEF" w:rsidP="48C4CFA3" w:rsidRDefault="11D2465D" w14:paraId="6A8E67F8" w14:textId="4A7AD024">
      <w:pPr>
        <w:jc w:val="both"/>
        <w:rPr>
          <w:rFonts w:ascii="Times New Roman" w:hAnsi="Times New Roman" w:eastAsia="Times New Roman" w:cs="Times New Roman"/>
        </w:rPr>
      </w:pPr>
      <w:r w:rsidRPr="11D2465D">
        <w:rPr>
          <w:rFonts w:ascii="Times New Roman" w:hAnsi="Times New Roman" w:eastAsia="Times New Roman" w:cs="Times New Roman"/>
        </w:rPr>
        <w:t>Dolscheid, Çelik, Erkan, Küntay y Majid (2020) proponen que las metáforas dominantes de cada idioma (“arriba/abajo” o “delgado/grueso” para los tonos musicales) tienen una influencia sobre el tipo de asociaciones perceptivas que se realizan, siendo unas más sencillas que otras. Esta postura permite apoyar la hipótesis que considera que el lenguaje es una guía atencional hacia ciertas dimensiones del estímulo.</w:t>
      </w:r>
    </w:p>
    <w:p w:rsidRPr="00F75AEF" w:rsidR="00F75AEF" w:rsidP="48C4CFA3" w:rsidRDefault="48C4CFA3" w14:paraId="74378F39" w14:textId="220FA7D1">
      <w:pPr>
        <w:jc w:val="both"/>
        <w:rPr>
          <w:rFonts w:ascii="Times New Roman" w:hAnsi="Times New Roman" w:eastAsia="Times New Roman" w:cs="Times New Roman"/>
          <w:b/>
          <w:bCs/>
        </w:rPr>
      </w:pPr>
      <w:r w:rsidRPr="48C4CFA3">
        <w:rPr>
          <w:rFonts w:ascii="Times New Roman" w:hAnsi="Times New Roman" w:eastAsia="Times New Roman" w:cs="Times New Roman"/>
          <w:b/>
          <w:bCs/>
        </w:rPr>
        <w:t>4.</w:t>
      </w:r>
      <w:r w:rsidRPr="48C4CFA3">
        <w:rPr>
          <w:rFonts w:ascii="Times New Roman" w:hAnsi="Times New Roman" w:eastAsia="Times New Roman" w:cs="Times New Roman"/>
        </w:rPr>
        <w:t xml:space="preserve"> </w:t>
      </w:r>
      <w:r w:rsidRPr="48C4CFA3">
        <w:rPr>
          <w:rFonts w:ascii="Times New Roman" w:hAnsi="Times New Roman" w:eastAsia="Times New Roman" w:cs="Times New Roman"/>
          <w:b/>
          <w:bCs/>
        </w:rPr>
        <w:t>Variación estructural y atención</w:t>
      </w:r>
    </w:p>
    <w:p w:rsidRPr="00F75AEF" w:rsidR="00F75AEF" w:rsidP="48C4CFA3" w:rsidRDefault="48C4CFA3" w14:paraId="1A1E607B" w14:textId="5240BE26">
      <w:pPr>
        <w:jc w:val="both"/>
        <w:rPr>
          <w:rFonts w:ascii="Times New Roman" w:hAnsi="Times New Roman" w:eastAsia="Times New Roman" w:cs="Times New Roman"/>
        </w:rPr>
      </w:pPr>
      <w:r w:rsidRPr="48C4CFA3">
        <w:rPr>
          <w:rFonts w:ascii="Times New Roman" w:hAnsi="Times New Roman" w:eastAsia="Times New Roman" w:cs="Times New Roman"/>
        </w:rPr>
        <w:t>Majid (2018) sistematizó diferentes niveles en los cuales considera que el sistema cognitivo se ve influenciado por el lenguaje, siendo el más relevante el nivel de la relatividad lingüística estructural. Un ejemplo concreto que fundamenta esta postura es el modo en que determinadas lenguas codifican la orientación espacial de forma absoluta (con puntos cardinales) mientras otras lo hacen en relación con el cuerpo del interlocutor. Su importancia radica en que este modo de hablar impacta en cómo las personas se orientan en el espacio.</w:t>
      </w:r>
    </w:p>
    <w:p w:rsidRPr="00F75AEF" w:rsidR="00F75AEF" w:rsidP="48C4CFA3" w:rsidRDefault="48C4CFA3" w14:paraId="1A680589" w14:textId="6973F7B9">
      <w:pPr>
        <w:pStyle w:val="Heading3"/>
        <w:jc w:val="both"/>
        <w:rPr>
          <w:rFonts w:ascii="Times New Roman" w:hAnsi="Times New Roman" w:eastAsia="Times New Roman" w:cs="Times New Roman"/>
        </w:rPr>
      </w:pPr>
      <w:bookmarkStart w:name="_Toc1744066435" w:id="187723142"/>
      <w:r w:rsidRPr="037FF507" w:rsidR="037FF507">
        <w:rPr>
          <w:rFonts w:ascii="Times New Roman" w:hAnsi="Times New Roman" w:eastAsia="Times New Roman" w:cs="Times New Roman"/>
        </w:rPr>
        <w:t>Cognición no-lingüístico</w:t>
      </w:r>
      <w:bookmarkEnd w:id="187723142"/>
    </w:p>
    <w:p w:rsidRPr="00F75AEF" w:rsidR="00F75AEF" w:rsidP="48C4CFA3" w:rsidRDefault="48C4CFA3" w14:paraId="23A90AC0" w14:textId="77777777">
      <w:pPr>
        <w:jc w:val="both"/>
        <w:rPr>
          <w:rFonts w:ascii="Times New Roman" w:hAnsi="Times New Roman" w:eastAsia="Times New Roman" w:cs="Times New Roman"/>
        </w:rPr>
      </w:pPr>
      <w:r w:rsidRPr="48C4CFA3">
        <w:rPr>
          <w:rFonts w:ascii="Times New Roman" w:hAnsi="Times New Roman" w:eastAsia="Times New Roman" w:cs="Times New Roman"/>
        </w:rPr>
        <w:t xml:space="preserve">En los estudios realizados por Fedorenko y Varley se encontraron que las capacidades cognitivas de los pacientes “parecen permanecer intactas tras una lesión del sistema lingüístico, lo que sugiere que las representaciones lingüísticas no son cruciales para gran parte del pensamiento humano” (2016). En este informe abordaremos las siguientes capacidades: </w:t>
      </w:r>
      <w:r w:rsidRPr="48C4CFA3">
        <w:rPr>
          <w:rFonts w:ascii="Times New Roman" w:hAnsi="Times New Roman" w:eastAsia="Times New Roman" w:cs="Times New Roman"/>
          <w:b/>
          <w:bCs/>
        </w:rPr>
        <w:t>razonamiento lógico</w:t>
      </w:r>
      <w:r w:rsidRPr="48C4CFA3">
        <w:rPr>
          <w:rFonts w:ascii="Times New Roman" w:hAnsi="Times New Roman" w:eastAsia="Times New Roman" w:cs="Times New Roman"/>
        </w:rPr>
        <w:t xml:space="preserve"> y </w:t>
      </w:r>
      <w:r w:rsidRPr="48C4CFA3">
        <w:rPr>
          <w:rFonts w:ascii="Times New Roman" w:hAnsi="Times New Roman" w:eastAsia="Times New Roman" w:cs="Times New Roman"/>
          <w:b/>
          <w:bCs/>
        </w:rPr>
        <w:t>funciones ejecutivas</w:t>
      </w:r>
      <w:r w:rsidRPr="48C4CFA3">
        <w:rPr>
          <w:rFonts w:ascii="Times New Roman" w:hAnsi="Times New Roman" w:eastAsia="Times New Roman" w:cs="Times New Roman"/>
        </w:rPr>
        <w:t xml:space="preserve">, </w:t>
      </w:r>
      <w:r w:rsidRPr="48C4CFA3">
        <w:rPr>
          <w:rFonts w:ascii="Times New Roman" w:hAnsi="Times New Roman" w:eastAsia="Times New Roman" w:cs="Times New Roman"/>
          <w:b/>
          <w:bCs/>
        </w:rPr>
        <w:t>“teoría de la mente”</w:t>
      </w:r>
      <w:r w:rsidRPr="48C4CFA3">
        <w:rPr>
          <w:rFonts w:ascii="Times New Roman" w:hAnsi="Times New Roman" w:eastAsia="Times New Roman" w:cs="Times New Roman"/>
        </w:rPr>
        <w:t xml:space="preserve">, y </w:t>
      </w:r>
      <w:r w:rsidRPr="48C4CFA3">
        <w:rPr>
          <w:rFonts w:ascii="Times New Roman" w:hAnsi="Times New Roman" w:eastAsia="Times New Roman" w:cs="Times New Roman"/>
          <w:b/>
          <w:bCs/>
        </w:rPr>
        <w:t>procesamiento musical</w:t>
      </w:r>
      <w:r w:rsidRPr="48C4CFA3">
        <w:rPr>
          <w:rFonts w:ascii="Times New Roman" w:hAnsi="Times New Roman" w:eastAsia="Times New Roman" w:cs="Times New Roman"/>
        </w:rPr>
        <w:t>.</w:t>
      </w:r>
    </w:p>
    <w:p w:rsidRPr="00F75AEF" w:rsidR="00F75AEF" w:rsidP="48C4CFA3" w:rsidRDefault="48C4CFA3" w14:paraId="270E2126" w14:textId="36E92E51">
      <w:pPr>
        <w:jc w:val="both"/>
        <w:rPr>
          <w:rFonts w:ascii="Times New Roman" w:hAnsi="Times New Roman" w:eastAsia="Times New Roman" w:cs="Times New Roman"/>
        </w:rPr>
      </w:pPr>
      <w:r w:rsidRPr="48C4CFA3">
        <w:rPr>
          <w:rFonts w:ascii="Times New Roman" w:hAnsi="Times New Roman" w:eastAsia="Times New Roman" w:cs="Times New Roman"/>
        </w:rPr>
        <w:t xml:space="preserve">Los pacientes con afasia severa jugaron al ajedrez realizando toma de decisiones y estrategias complejas sin ningún problema, demostrando que pueden realizar </w:t>
      </w:r>
      <w:r w:rsidRPr="48C4CFA3">
        <w:rPr>
          <w:rFonts w:ascii="Times New Roman" w:hAnsi="Times New Roman" w:eastAsia="Times New Roman" w:cs="Times New Roman"/>
          <w:b/>
          <w:bCs/>
        </w:rPr>
        <w:t xml:space="preserve">razonamientos lógicos </w:t>
      </w:r>
      <w:r w:rsidRPr="48C4CFA3">
        <w:rPr>
          <w:rFonts w:ascii="Times New Roman" w:hAnsi="Times New Roman" w:eastAsia="Times New Roman" w:cs="Times New Roman"/>
        </w:rPr>
        <w:t xml:space="preserve">y hacer uso de las </w:t>
      </w:r>
      <w:r w:rsidRPr="48C4CFA3">
        <w:rPr>
          <w:rFonts w:ascii="Times New Roman" w:hAnsi="Times New Roman" w:eastAsia="Times New Roman" w:cs="Times New Roman"/>
          <w:b/>
          <w:bCs/>
        </w:rPr>
        <w:t>funciones ejecutivas</w:t>
      </w:r>
      <w:r w:rsidRPr="48C4CFA3">
        <w:rPr>
          <w:rFonts w:ascii="Times New Roman" w:hAnsi="Times New Roman" w:eastAsia="Times New Roman" w:cs="Times New Roman"/>
        </w:rPr>
        <w:t xml:space="preserve"> a pesar de las lesiones.</w:t>
      </w:r>
    </w:p>
    <w:p w:rsidRPr="00F75AEF" w:rsidR="00F75AEF" w:rsidP="48C4CFA3" w:rsidRDefault="48C4CFA3" w14:paraId="641A6786" w14:textId="1AD58BB0">
      <w:pPr>
        <w:ind w:left="630"/>
        <w:jc w:val="both"/>
        <w:rPr>
          <w:rFonts w:ascii="Times New Roman" w:hAnsi="Times New Roman" w:eastAsia="Times New Roman" w:cs="Times New Roman"/>
        </w:rPr>
      </w:pPr>
      <w:r w:rsidRPr="48C4CFA3">
        <w:rPr>
          <w:rFonts w:ascii="Times New Roman" w:hAnsi="Times New Roman" w:eastAsia="Times New Roman" w:cs="Times New Roman"/>
        </w:rPr>
        <w:t>Aunque tanto las funciones ejecutivas como el procesamiento del lenguaje involucran de manera robusta las estructuras cerebrales en la corteza frontal izquierda, parecen ocupar regiones cercanas pero distintas dentro de esa área general del cerebro, como lo evidencian las claras disociaciones observadas en estudios de fMRI y las capacidades preservadas de al menos algunos individuos severamente afásicos para participar en tareas complejas de razonamiento no lingüístico. (Fedorenko y Varley, 2016)</w:t>
      </w:r>
    </w:p>
    <w:p w:rsidRPr="00F75AEF" w:rsidR="00F75AEF" w:rsidP="48C4CFA3" w:rsidRDefault="48C4CFA3" w14:paraId="64026CC6" w14:textId="769F5E94">
      <w:pPr>
        <w:jc w:val="both"/>
        <w:rPr>
          <w:rFonts w:ascii="Times New Roman" w:hAnsi="Times New Roman" w:eastAsia="Times New Roman" w:cs="Times New Roman"/>
        </w:rPr>
      </w:pPr>
      <w:r w:rsidRPr="48C4CFA3">
        <w:rPr>
          <w:rFonts w:ascii="Times New Roman" w:hAnsi="Times New Roman" w:eastAsia="Times New Roman" w:cs="Times New Roman"/>
        </w:rPr>
        <w:t>Por su parte, las funciones ejecutivas se apoyan en una red más amplia que incluye la corteza prefrontal y regiones parietales, mientras que las regiones del lenguaje se ubican principalmente en la corteza temporal y frontal inferior izquierda.</w:t>
      </w:r>
    </w:p>
    <w:p w:rsidRPr="00F75AEF" w:rsidR="00F75AEF" w:rsidP="48C4CFA3" w:rsidRDefault="48C4CFA3" w14:paraId="4C13D3C0" w14:textId="0F1C6BE4">
      <w:pPr>
        <w:jc w:val="both"/>
        <w:rPr>
          <w:rFonts w:ascii="Times New Roman" w:hAnsi="Times New Roman" w:eastAsia="Times New Roman" w:cs="Times New Roman"/>
        </w:rPr>
      </w:pPr>
      <w:r w:rsidRPr="48C4CFA3">
        <w:rPr>
          <w:rFonts w:ascii="Times New Roman" w:hAnsi="Times New Roman" w:eastAsia="Times New Roman" w:cs="Times New Roman"/>
        </w:rPr>
        <w:t>La</w:t>
      </w:r>
      <w:r w:rsidRPr="48C4CFA3">
        <w:rPr>
          <w:rFonts w:ascii="Times New Roman" w:hAnsi="Times New Roman" w:eastAsia="Times New Roman" w:cs="Times New Roman"/>
          <w:b/>
          <w:bCs/>
        </w:rPr>
        <w:t xml:space="preserve"> “teoría de la mente” </w:t>
      </w:r>
      <w:r w:rsidRPr="48C4CFA3">
        <w:rPr>
          <w:rFonts w:ascii="Times New Roman" w:hAnsi="Times New Roman" w:eastAsia="Times New Roman" w:cs="Times New Roman"/>
        </w:rPr>
        <w:t>es definida como la capacidad de atribuir estados mentales (creencias, intenciones, deseos, emociones) tanto a uno mismo como a los demás, siendo una habilidad fundamental para la interacción social.</w:t>
      </w:r>
    </w:p>
    <w:p w:rsidRPr="00F75AEF" w:rsidR="00F75AEF" w:rsidP="48C4CFA3" w:rsidRDefault="48C4CFA3" w14:paraId="2FAF5534" w14:textId="77777777">
      <w:pPr>
        <w:jc w:val="both"/>
        <w:rPr>
          <w:rFonts w:ascii="Times New Roman" w:hAnsi="Times New Roman" w:eastAsia="Times New Roman" w:cs="Times New Roman"/>
        </w:rPr>
      </w:pPr>
      <w:r w:rsidRPr="48C4CFA3">
        <w:rPr>
          <w:rFonts w:ascii="Times New Roman" w:hAnsi="Times New Roman" w:eastAsia="Times New Roman" w:cs="Times New Roman"/>
        </w:rPr>
        <w:t>Esta capacidad se procesa principalmente en la corteza prefrontal medial y en la unión temporoparietal, con contribuciones de áreas como el surco temporal superior y el precúneo. Si se tuviera que buscar una relación con las áreas del lenguaje, se encontraría una cierta superposición en la unión temporoparietal del hemisferio dominante del lenguaje. Sin embargo, esta superposición no resulta determinante en el funcionamiento de la “teoría de la mente”.</w:t>
      </w:r>
    </w:p>
    <w:p w:rsidRPr="00F75AEF" w:rsidR="00F75AEF" w:rsidP="48C4CFA3" w:rsidRDefault="48C4CFA3" w14:paraId="7464674E" w14:textId="77777777">
      <w:pPr>
        <w:jc w:val="both"/>
        <w:rPr>
          <w:rFonts w:ascii="Times New Roman" w:hAnsi="Times New Roman" w:eastAsia="Times New Roman" w:cs="Times New Roman"/>
        </w:rPr>
      </w:pPr>
      <w:r w:rsidRPr="48C4CFA3">
        <w:rPr>
          <w:rFonts w:ascii="Times New Roman" w:hAnsi="Times New Roman" w:eastAsia="Times New Roman" w:cs="Times New Roman"/>
        </w:rPr>
        <w:t>Bajo un análisis funcional, podemos ver que, si bien el lenguaje facilita enormemente el funcionamiento de la “teoría de la mente” porque ayuda a razonar, expresar y organizar verbalmente los estados mentales propios y ajenos, el lenguaje no resulta necesario para su funcionamiento (Fedorenko y Varley, 2016).</w:t>
      </w:r>
    </w:p>
    <w:p w:rsidRPr="00F75AEF" w:rsidR="00F75AEF" w:rsidP="48C4CFA3" w:rsidRDefault="48C4CFA3" w14:paraId="4ADC1D1D" w14:textId="77777777">
      <w:pPr>
        <w:jc w:val="both"/>
        <w:rPr>
          <w:rFonts w:ascii="Times New Roman" w:hAnsi="Times New Roman" w:eastAsia="Times New Roman" w:cs="Times New Roman"/>
        </w:rPr>
      </w:pPr>
      <w:r w:rsidRPr="48C4CFA3">
        <w:rPr>
          <w:rFonts w:ascii="Times New Roman" w:hAnsi="Times New Roman" w:eastAsia="Times New Roman" w:cs="Times New Roman"/>
        </w:rPr>
        <w:t>El lenguaje y la música presentan similitudes estructurales, sin embargo, compartir estructuras formales no implica que compartan circuitos cerebrales ni que una función dependa de la otra.</w:t>
      </w:r>
    </w:p>
    <w:p w:rsidR="000C5012" w:rsidP="48C4CFA3" w:rsidRDefault="48C4CFA3" w14:paraId="401CFD80" w14:textId="26ADD3B1">
      <w:pPr>
        <w:jc w:val="both"/>
        <w:rPr>
          <w:rFonts w:ascii="Times New Roman" w:hAnsi="Times New Roman" w:eastAsia="Times New Roman" w:cs="Times New Roman"/>
        </w:rPr>
      </w:pPr>
      <w:r w:rsidRPr="48C4CFA3">
        <w:rPr>
          <w:rFonts w:ascii="Times New Roman" w:hAnsi="Times New Roman" w:eastAsia="Times New Roman" w:cs="Times New Roman"/>
        </w:rPr>
        <w:t xml:space="preserve">Los estudios demuestran que el </w:t>
      </w:r>
      <w:r w:rsidRPr="48C4CFA3">
        <w:rPr>
          <w:rFonts w:ascii="Times New Roman" w:hAnsi="Times New Roman" w:eastAsia="Times New Roman" w:cs="Times New Roman"/>
          <w:b/>
          <w:bCs/>
        </w:rPr>
        <w:t>procesamiento musical</w:t>
      </w:r>
      <w:r w:rsidRPr="48C4CFA3">
        <w:rPr>
          <w:rFonts w:ascii="Times New Roman" w:hAnsi="Times New Roman" w:eastAsia="Times New Roman" w:cs="Times New Roman"/>
        </w:rPr>
        <w:t xml:space="preserve"> involucra regiones temporales derechas, corteza auditiva primaria bilateral y regiones frontales motoras. Por ello, aun los pacientes con afasia global severa mantienen estas capacidades identificando melodías y patrones rítmicos. Sin embargo, en algunos casos de pacientes con lesiones en el área de Broca se encontraron “déficits sutiles en el procesamiento de la estructura musical, que también podrían atribuirse a déficits de procesamiento auditivo de nivel inferior</w:t>
      </w:r>
      <w:r w:rsidRPr="47FC3B64" w:rsidR="47FC3B64">
        <w:rPr>
          <w:rFonts w:ascii="Times New Roman" w:hAnsi="Times New Roman" w:eastAsia="Times New Roman" w:cs="Times New Roman"/>
        </w:rPr>
        <w:t>” (</w:t>
      </w:r>
      <w:r w:rsidRPr="48C4CFA3">
        <w:rPr>
          <w:rFonts w:ascii="Times New Roman" w:hAnsi="Times New Roman" w:eastAsia="Times New Roman" w:cs="Times New Roman"/>
        </w:rPr>
        <w:t>Fedorenko y Varley, 2016).</w:t>
      </w:r>
    </w:p>
    <w:p w:rsidR="000C5012" w:rsidP="48C4CFA3" w:rsidRDefault="48C4CFA3" w14:paraId="07301B10" w14:textId="026E2B5E">
      <w:pPr>
        <w:pStyle w:val="Heading2"/>
        <w:jc w:val="both"/>
        <w:rPr>
          <w:rFonts w:ascii="Times New Roman" w:hAnsi="Times New Roman" w:eastAsia="Times New Roman" w:cs="Times New Roman"/>
        </w:rPr>
      </w:pPr>
      <w:bookmarkStart w:name="_Toc466331886" w:id="1893124544"/>
      <w:r w:rsidRPr="037FF507" w:rsidR="037FF507">
        <w:rPr>
          <w:rFonts w:ascii="Times New Roman" w:hAnsi="Times New Roman" w:eastAsia="Times New Roman" w:cs="Times New Roman"/>
        </w:rPr>
        <w:t>Fuerza de la evidencia y limitaciones de la revisión</w:t>
      </w:r>
      <w:bookmarkEnd w:id="1893124544"/>
    </w:p>
    <w:p w:rsidRPr="00F75AEF" w:rsidR="00F75AEF" w:rsidP="48C4CFA3" w:rsidRDefault="48C4CFA3" w14:paraId="4415C58E" w14:textId="47A9E0AF">
      <w:pPr>
        <w:pStyle w:val="Heading3"/>
        <w:jc w:val="both"/>
        <w:rPr>
          <w:rFonts w:ascii="Times New Roman" w:hAnsi="Times New Roman" w:eastAsia="Times New Roman" w:cs="Times New Roman"/>
        </w:rPr>
      </w:pPr>
      <w:bookmarkStart w:name="_Toc512410347" w:id="1530361451"/>
      <w:r w:rsidRPr="037FF507" w:rsidR="037FF507">
        <w:rPr>
          <w:rFonts w:ascii="Times New Roman" w:hAnsi="Times New Roman" w:eastAsia="Times New Roman" w:cs="Times New Roman"/>
        </w:rPr>
        <w:t>Relativismo lingüístico</w:t>
      </w:r>
      <w:bookmarkEnd w:id="1530361451"/>
    </w:p>
    <w:p w:rsidRPr="00F75AEF" w:rsidR="00F75AEF" w:rsidP="48C4CFA3" w:rsidRDefault="48C4CFA3" w14:paraId="1248A8B0" w14:textId="125A725E">
      <w:pPr>
        <w:jc w:val="both"/>
        <w:rPr>
          <w:rFonts w:ascii="Times New Roman" w:hAnsi="Times New Roman" w:eastAsia="Times New Roman" w:cs="Times New Roman"/>
        </w:rPr>
      </w:pPr>
      <w:r w:rsidRPr="48C4CFA3">
        <w:rPr>
          <w:rFonts w:ascii="Times New Roman" w:hAnsi="Times New Roman" w:eastAsia="Times New Roman" w:cs="Times New Roman"/>
        </w:rPr>
        <w:t>Los estudios sobre el relativismo lingüístico cuentan con evidencia empírica proveniente de estudios experimentales, tareas realizadas en laboratorio y análisis estadístico.</w:t>
      </w:r>
    </w:p>
    <w:p w:rsidRPr="00F75AEF" w:rsidR="00F75AEF" w:rsidP="48C4CFA3" w:rsidRDefault="48C4CFA3" w14:paraId="087C2216" w14:textId="62EE5E61">
      <w:pPr>
        <w:jc w:val="both"/>
        <w:rPr>
          <w:rFonts w:ascii="Times New Roman" w:hAnsi="Times New Roman" w:eastAsia="Times New Roman" w:cs="Times New Roman"/>
        </w:rPr>
      </w:pPr>
      <w:r w:rsidRPr="037FF507" w:rsidR="037FF507">
        <w:rPr>
          <w:rFonts w:ascii="Times New Roman" w:hAnsi="Times New Roman" w:eastAsia="Times New Roman" w:cs="Times New Roman"/>
        </w:rPr>
        <w:t>Fortalezas:</w:t>
      </w:r>
    </w:p>
    <w:p w:rsidRPr="00F75AEF" w:rsidR="00F75AEF" w:rsidP="48C4CFA3" w:rsidRDefault="48C4CFA3" w14:paraId="1D3457AC" w14:textId="0986EDA3">
      <w:pPr>
        <w:pStyle w:val="ListParagraph"/>
        <w:numPr>
          <w:ilvl w:val="0"/>
          <w:numId w:val="12"/>
        </w:numPr>
        <w:ind w:left="360"/>
        <w:jc w:val="both"/>
        <w:rPr>
          <w:rFonts w:ascii="Times New Roman" w:hAnsi="Times New Roman" w:eastAsia="Times New Roman" w:cs="Times New Roman"/>
        </w:rPr>
      </w:pPr>
      <w:r w:rsidRPr="48C4CFA3">
        <w:rPr>
          <w:rFonts w:ascii="Times New Roman" w:hAnsi="Times New Roman" w:eastAsia="Times New Roman" w:cs="Times New Roman"/>
        </w:rPr>
        <w:t>Diseños interculturales: Los papers de Kay (2003) y Boroditsky (2006) realizan comparaciones entre hablantes de distintos idiomas y culturas. Esto permite la observación de variaciones lingüísticas y cómo impactan en la cognición de manera más controlada.</w:t>
      </w:r>
    </w:p>
    <w:p w:rsidRPr="00F75AEF" w:rsidR="00F75AEF" w:rsidP="48C4CFA3" w:rsidRDefault="48C4CFA3" w14:paraId="7C14255E" w14:textId="4A990560">
      <w:pPr>
        <w:pStyle w:val="ListParagraph"/>
        <w:numPr>
          <w:ilvl w:val="0"/>
          <w:numId w:val="12"/>
        </w:numPr>
        <w:ind w:left="360"/>
        <w:jc w:val="both"/>
        <w:rPr>
          <w:rFonts w:ascii="Times New Roman" w:hAnsi="Times New Roman" w:eastAsia="Times New Roman" w:cs="Times New Roman"/>
        </w:rPr>
      </w:pPr>
      <w:r w:rsidRPr="48C4CFA3">
        <w:rPr>
          <w:rFonts w:ascii="Times New Roman" w:hAnsi="Times New Roman" w:eastAsia="Times New Roman" w:cs="Times New Roman"/>
        </w:rPr>
        <w:t>Metodología cuantitativa y replicable: Se utiliza mediciones de tiempo, clasificaciones de colores y asociaciones de sonidos. Se busca la observación de patrones atencionales y patrones de categorización.</w:t>
      </w:r>
    </w:p>
    <w:p w:rsidRPr="00F75AEF" w:rsidR="00F75AEF" w:rsidP="48C4CFA3" w:rsidRDefault="48C4CFA3" w14:paraId="2BEA76B8" w14:textId="17E0EC17">
      <w:pPr>
        <w:pStyle w:val="ListParagraph"/>
        <w:numPr>
          <w:ilvl w:val="0"/>
          <w:numId w:val="12"/>
        </w:numPr>
        <w:ind w:left="360"/>
        <w:jc w:val="both"/>
        <w:rPr>
          <w:rFonts w:ascii="Times New Roman" w:hAnsi="Times New Roman" w:eastAsia="Times New Roman" w:cs="Times New Roman"/>
        </w:rPr>
      </w:pPr>
      <w:r w:rsidRPr="48C4CFA3">
        <w:rPr>
          <w:rFonts w:ascii="Times New Roman" w:hAnsi="Times New Roman" w:eastAsia="Times New Roman" w:cs="Times New Roman"/>
        </w:rPr>
        <w:t>Diversidad de dominios/funciones cognitivas: Se muestra la forma en que el lenguaje atraviesa no solo un dominio, sino varios, como el tiempo, la percepción de colores, las abstracciones como el tiempo, el espacio y la categorización semántica.</w:t>
      </w:r>
    </w:p>
    <w:p w:rsidRPr="00F75AEF" w:rsidR="00F75AEF" w:rsidP="48C4CFA3" w:rsidRDefault="48C4CFA3" w14:paraId="5CD93627" w14:textId="460CE841">
      <w:pPr>
        <w:pStyle w:val="ListParagraph"/>
        <w:numPr>
          <w:ilvl w:val="0"/>
          <w:numId w:val="12"/>
        </w:numPr>
        <w:ind w:left="360"/>
        <w:jc w:val="both"/>
        <w:rPr>
          <w:rFonts w:ascii="Times New Roman" w:hAnsi="Times New Roman" w:eastAsia="Times New Roman" w:cs="Times New Roman"/>
        </w:rPr>
      </w:pPr>
      <w:r w:rsidRPr="48C4CFA3">
        <w:rPr>
          <w:rFonts w:ascii="Times New Roman" w:hAnsi="Times New Roman" w:eastAsia="Times New Roman" w:cs="Times New Roman"/>
        </w:rPr>
        <w:t>Consistencia: La repetición de patrones similares genera solidez al fenómeno observado y planteado como fundamentación para la hipótesis.</w:t>
      </w:r>
    </w:p>
    <w:p w:rsidRPr="00F75AEF" w:rsidR="00F75AEF" w:rsidP="48C4CFA3" w:rsidRDefault="48C4CFA3" w14:paraId="13FF50AF" w14:textId="77777777">
      <w:pPr>
        <w:jc w:val="both"/>
        <w:rPr>
          <w:rFonts w:ascii="Times New Roman" w:hAnsi="Times New Roman" w:eastAsia="Times New Roman" w:cs="Times New Roman"/>
        </w:rPr>
      </w:pPr>
      <w:r w:rsidRPr="48C4CFA3">
        <w:rPr>
          <w:rFonts w:ascii="Times New Roman" w:hAnsi="Times New Roman" w:eastAsia="Times New Roman" w:cs="Times New Roman"/>
        </w:rPr>
        <w:t>Limitaciones:</w:t>
      </w:r>
    </w:p>
    <w:p w:rsidRPr="00F75AEF" w:rsidR="00F75AEF" w:rsidP="48C4CFA3" w:rsidRDefault="48C4CFA3" w14:paraId="44C70D3C" w14:textId="4C913C48">
      <w:pPr>
        <w:pStyle w:val="ListParagraph"/>
        <w:numPr>
          <w:ilvl w:val="0"/>
          <w:numId w:val="13"/>
        </w:numPr>
        <w:ind w:left="360"/>
        <w:jc w:val="both"/>
        <w:rPr>
          <w:rFonts w:ascii="Times New Roman" w:hAnsi="Times New Roman" w:eastAsia="Times New Roman" w:cs="Times New Roman"/>
        </w:rPr>
      </w:pPr>
      <w:r w:rsidRPr="48C4CFA3">
        <w:rPr>
          <w:rFonts w:ascii="Times New Roman" w:hAnsi="Times New Roman" w:eastAsia="Times New Roman" w:cs="Times New Roman"/>
        </w:rPr>
        <w:t>Tamaño de muestra y diversidad cultural: La mayoría de los estudios encontrados se realizan en culturas indoeuropeas.</w:t>
      </w:r>
    </w:p>
    <w:p w:rsidRPr="00F75AEF" w:rsidR="00F75AEF" w:rsidP="48C4CFA3" w:rsidRDefault="48C4CFA3" w14:paraId="23539176" w14:textId="2344F4A8">
      <w:pPr>
        <w:pStyle w:val="ListParagraph"/>
        <w:numPr>
          <w:ilvl w:val="0"/>
          <w:numId w:val="13"/>
        </w:numPr>
        <w:ind w:left="360"/>
        <w:jc w:val="both"/>
        <w:rPr>
          <w:rFonts w:ascii="Times New Roman" w:hAnsi="Times New Roman" w:eastAsia="Times New Roman" w:cs="Times New Roman"/>
        </w:rPr>
      </w:pPr>
      <w:r w:rsidRPr="48C4CFA3">
        <w:rPr>
          <w:rFonts w:ascii="Times New Roman" w:hAnsi="Times New Roman" w:eastAsia="Times New Roman" w:cs="Times New Roman"/>
        </w:rPr>
        <w:t>Dificultad para aislar el lenguaje como variable única: En varios casos el lenguaje se muestra como una correlación que puede ser acompañada por la cultura, factores educativos o ambientales.</w:t>
      </w:r>
    </w:p>
    <w:p w:rsidRPr="00F75AEF" w:rsidR="00F75AEF" w:rsidP="48C4CFA3" w:rsidRDefault="48C4CFA3" w14:paraId="58002D77" w14:textId="4B7F5315">
      <w:pPr>
        <w:pStyle w:val="ListParagraph"/>
        <w:numPr>
          <w:ilvl w:val="0"/>
          <w:numId w:val="13"/>
        </w:numPr>
        <w:ind w:left="360"/>
        <w:jc w:val="both"/>
        <w:rPr>
          <w:rFonts w:ascii="Times New Roman" w:hAnsi="Times New Roman" w:eastAsia="Times New Roman" w:cs="Times New Roman"/>
        </w:rPr>
      </w:pPr>
      <w:r w:rsidRPr="48C4CFA3">
        <w:rPr>
          <w:rFonts w:ascii="Times New Roman" w:hAnsi="Times New Roman" w:eastAsia="Times New Roman" w:cs="Times New Roman"/>
        </w:rPr>
        <w:t>Efectos moderados: La influencia del lenguaje en los dominios cognitivos es sutil. Es visible en tareas ambiguas mientras que en el orden de las tareas automáticas o generales el fenómeno disminuye.</w:t>
      </w:r>
    </w:p>
    <w:p w:rsidRPr="00F75AEF" w:rsidR="00F75AEF" w:rsidP="48C4CFA3" w:rsidRDefault="48C4CFA3" w14:paraId="19DD00A7" w14:textId="2E120F04">
      <w:pPr>
        <w:pStyle w:val="Heading3"/>
        <w:jc w:val="both"/>
        <w:rPr>
          <w:rFonts w:ascii="Times New Roman" w:hAnsi="Times New Roman" w:eastAsia="Times New Roman" w:cs="Times New Roman"/>
        </w:rPr>
      </w:pPr>
      <w:bookmarkStart w:name="_Toc670185157" w:id="569459643"/>
      <w:r w:rsidRPr="037FF507" w:rsidR="037FF507">
        <w:rPr>
          <w:rFonts w:ascii="Times New Roman" w:hAnsi="Times New Roman" w:eastAsia="Times New Roman" w:cs="Times New Roman"/>
        </w:rPr>
        <w:t>Cognición no-lingüístico</w:t>
      </w:r>
      <w:bookmarkEnd w:id="569459643"/>
    </w:p>
    <w:p w:rsidR="29FB57BC" w:rsidP="48C4CFA3" w:rsidRDefault="48C4CFA3" w14:paraId="728A1E86" w14:textId="13183120">
      <w:pPr>
        <w:jc w:val="both"/>
        <w:rPr>
          <w:rFonts w:ascii="Times New Roman" w:hAnsi="Times New Roman" w:eastAsia="Times New Roman" w:cs="Times New Roman"/>
        </w:rPr>
      </w:pPr>
      <w:r w:rsidRPr="48C4CFA3">
        <w:rPr>
          <w:rFonts w:ascii="Times New Roman" w:hAnsi="Times New Roman" w:eastAsia="Times New Roman" w:cs="Times New Roman"/>
        </w:rPr>
        <w:t>Fortalezas:</w:t>
      </w:r>
    </w:p>
    <w:p w:rsidRPr="00F75AEF" w:rsidR="00F75AEF" w:rsidP="48C4CFA3" w:rsidRDefault="48C4CFA3" w14:paraId="4E6ED903" w14:textId="1B2CDD8D">
      <w:pPr>
        <w:jc w:val="both"/>
        <w:rPr>
          <w:rFonts w:ascii="Times New Roman" w:hAnsi="Times New Roman" w:eastAsia="Times New Roman" w:cs="Times New Roman"/>
        </w:rPr>
      </w:pPr>
      <w:r w:rsidRPr="48C4CFA3">
        <w:rPr>
          <w:rFonts w:ascii="Times New Roman" w:hAnsi="Times New Roman" w:eastAsia="Times New Roman" w:cs="Times New Roman"/>
        </w:rPr>
        <w:t>Se usaron dos métodos para diferenciar el pensamiento del lenguaje: el primero es la resonancia magnética funcional, usado para identificar la activación de redes en la ejecución de las tareas y el segundo fue el estudio de personas con afasia global, un trastorno que afecta a todos o la mayoría de los aspectos del lenguaje debido a una lesión cerebral en las áreas relacionadas al lenguaje, lo cual resulta de gran utilidad para observar si tienen deficiencia en la ejecución de las tareas en comparación con aquellos que no tienen este trastorno. Ambos métodos garantizan alta relevancia y solidez en los resultados de los experimentos.</w:t>
      </w:r>
    </w:p>
    <w:p w:rsidRPr="00F75AEF" w:rsidR="00F75AEF" w:rsidP="48C4CFA3" w:rsidRDefault="48C4CFA3" w14:paraId="0D8839D6" w14:textId="77316DA5">
      <w:pPr>
        <w:jc w:val="both"/>
        <w:rPr>
          <w:rFonts w:ascii="Times New Roman" w:hAnsi="Times New Roman" w:eastAsia="Times New Roman" w:cs="Times New Roman"/>
        </w:rPr>
      </w:pPr>
      <w:r w:rsidRPr="48C4CFA3">
        <w:rPr>
          <w:rFonts w:ascii="Times New Roman" w:hAnsi="Times New Roman" w:eastAsia="Times New Roman" w:cs="Times New Roman"/>
        </w:rPr>
        <w:t>Estos métodos revisten un tipo de análisis cuantitativo, ya que se busca medir y comparar el rendimiento y la activación de redes neuronales relativas a las tareas a ejecutar con las lingüísticas.</w:t>
      </w:r>
    </w:p>
    <w:p w:rsidR="5E801A53" w:rsidP="48C4CFA3" w:rsidRDefault="48C4CFA3" w14:paraId="2A48C9BB" w14:textId="6C421A95">
      <w:pPr>
        <w:jc w:val="both"/>
        <w:rPr>
          <w:rFonts w:ascii="Times New Roman" w:hAnsi="Times New Roman" w:eastAsia="Times New Roman" w:cs="Times New Roman"/>
        </w:rPr>
      </w:pPr>
      <w:r w:rsidRPr="48C4CFA3">
        <w:rPr>
          <w:rFonts w:ascii="Times New Roman" w:hAnsi="Times New Roman" w:eastAsia="Times New Roman" w:cs="Times New Roman"/>
        </w:rPr>
        <w:t>Limitaciones:</w:t>
      </w:r>
    </w:p>
    <w:p w:rsidR="000C5012" w:rsidP="48C4CFA3" w:rsidRDefault="48C4CFA3" w14:paraId="356D3FD1" w14:textId="58061F4A">
      <w:pPr>
        <w:jc w:val="both"/>
        <w:rPr>
          <w:rFonts w:ascii="Times New Roman" w:hAnsi="Times New Roman" w:eastAsia="Times New Roman" w:cs="Times New Roman"/>
        </w:rPr>
      </w:pPr>
      <w:r w:rsidRPr="48C4CFA3">
        <w:rPr>
          <w:rFonts w:ascii="Times New Roman" w:hAnsi="Times New Roman" w:eastAsia="Times New Roman" w:cs="Times New Roman"/>
        </w:rPr>
        <w:t>Una gran limitante para esta revisión es que no se especifica con exactitud cuál fue el tamaño de la muestra y tampoco se explica con detalle la experiencia de los experimentos, tan sólo se cuentan los resultados.</w:t>
      </w:r>
    </w:p>
    <w:p w:rsidR="000C5012" w:rsidP="48C4CFA3" w:rsidRDefault="48C4CFA3" w14:paraId="213AE566" w14:textId="25E63AA2">
      <w:pPr>
        <w:pStyle w:val="Heading2"/>
        <w:jc w:val="both"/>
        <w:rPr>
          <w:rFonts w:ascii="Times New Roman" w:hAnsi="Times New Roman" w:eastAsia="Times New Roman" w:cs="Times New Roman"/>
        </w:rPr>
      </w:pPr>
      <w:bookmarkStart w:name="_Toc423034431" w:id="53883768"/>
      <w:r w:rsidRPr="037FF507" w:rsidR="037FF507">
        <w:rPr>
          <w:rFonts w:ascii="Times New Roman" w:hAnsi="Times New Roman" w:eastAsia="Times New Roman" w:cs="Times New Roman"/>
        </w:rPr>
        <w:t>Resultados</w:t>
      </w:r>
      <w:bookmarkEnd w:id="53883768"/>
    </w:p>
    <w:p w:rsidRPr="00F75AEF" w:rsidR="00F75AEF" w:rsidP="48C4CFA3" w:rsidRDefault="48C4CFA3" w14:paraId="7994C350" w14:textId="3F03B09C">
      <w:pPr>
        <w:pStyle w:val="Heading3"/>
        <w:jc w:val="both"/>
        <w:rPr>
          <w:rFonts w:ascii="Times New Roman" w:hAnsi="Times New Roman" w:eastAsia="Times New Roman" w:cs="Times New Roman"/>
        </w:rPr>
      </w:pPr>
      <w:bookmarkStart w:name="_Toc1120710322" w:id="2055274102"/>
      <w:r w:rsidRPr="037FF507" w:rsidR="037FF507">
        <w:rPr>
          <w:rFonts w:ascii="Times New Roman" w:hAnsi="Times New Roman" w:eastAsia="Times New Roman" w:cs="Times New Roman"/>
        </w:rPr>
        <w:t>Relativismo lingüístico</w:t>
      </w:r>
      <w:bookmarkEnd w:id="2055274102"/>
    </w:p>
    <w:p w:rsidRPr="00F75AEF" w:rsidR="00F75AEF" w:rsidP="48C4CFA3" w:rsidRDefault="48C4CFA3" w14:paraId="5B15BEE9" w14:textId="2FB0C868">
      <w:pPr>
        <w:jc w:val="both"/>
        <w:rPr>
          <w:rFonts w:ascii="Times New Roman" w:hAnsi="Times New Roman" w:eastAsia="Times New Roman" w:cs="Times New Roman"/>
        </w:rPr>
      </w:pPr>
      <w:r w:rsidRPr="48C4CFA3">
        <w:rPr>
          <w:rFonts w:ascii="Times New Roman" w:hAnsi="Times New Roman" w:eastAsia="Times New Roman" w:cs="Times New Roman"/>
        </w:rPr>
        <w:t>Las observaciones de los estudios analizados permiten considerar al lenguaje como un factor influyente a la hora de organizar las distintas experiencias cognitivas. Dado que el relativismo lingüístico ha encontrado empíricamente evidencia de cómo éste modifica la percepción del color, espacio, tiempo, categorización semántica y metáforas cognitivas.</w:t>
      </w:r>
    </w:p>
    <w:p w:rsidRPr="00F75AEF" w:rsidR="00F75AEF" w:rsidP="48C4CFA3" w:rsidRDefault="48C4CFA3" w14:paraId="6C49CB61" w14:textId="48DE645D">
      <w:pPr>
        <w:spacing w:before="240" w:after="240"/>
        <w:jc w:val="both"/>
        <w:rPr>
          <w:rFonts w:ascii="Times New Roman" w:hAnsi="Times New Roman" w:eastAsia="Times New Roman" w:cs="Times New Roman"/>
          <w:color w:val="000000" w:themeColor="text1"/>
          <w:sz w:val="22"/>
          <w:szCs w:val="22"/>
        </w:rPr>
      </w:pPr>
      <w:r w:rsidRPr="48C4CFA3">
        <w:rPr>
          <w:rFonts w:ascii="Times New Roman" w:hAnsi="Times New Roman" w:eastAsia="Times New Roman" w:cs="Times New Roman"/>
        </w:rPr>
        <w:t>En particular, el lenguaje pareciera actuar como una especie de modulador atencional o marco conceptual. Esto no significa que el pensamiento está limitado por este, pero sí que la estructura del idioma puede modular lo que se percibe y cómo se prioriza cognitivamente, es decir, influye en la construcción de cierta realidad. En este sentido es que se puede decir que el lenguaje moldea parcialmente la cognición, sin determinarla por completo.</w:t>
      </w:r>
    </w:p>
    <w:p w:rsidRPr="00F75AEF" w:rsidR="00F75AEF" w:rsidP="48C4CFA3" w:rsidRDefault="48C4CFA3" w14:paraId="660C472A" w14:textId="4842609E">
      <w:pPr>
        <w:pStyle w:val="Heading3"/>
        <w:jc w:val="both"/>
        <w:rPr>
          <w:rFonts w:ascii="Times New Roman" w:hAnsi="Times New Roman" w:eastAsia="Times New Roman" w:cs="Times New Roman"/>
        </w:rPr>
      </w:pPr>
      <w:bookmarkStart w:name="_Toc259694959" w:id="955541146"/>
      <w:r w:rsidRPr="037FF507" w:rsidR="037FF507">
        <w:rPr>
          <w:rFonts w:ascii="Times New Roman" w:hAnsi="Times New Roman" w:eastAsia="Times New Roman" w:cs="Times New Roman"/>
        </w:rPr>
        <w:t>Cognición no-lingüístico</w:t>
      </w:r>
      <w:bookmarkEnd w:id="955541146"/>
    </w:p>
    <w:p w:rsidR="48C4CFA3" w:rsidP="037FF507" w:rsidRDefault="48C4CFA3" w14:paraId="679C374F" w14:textId="6FC59884">
      <w:pPr>
        <w:spacing w:before="240" w:after="240"/>
        <w:jc w:val="both"/>
        <w:rPr>
          <w:rFonts w:ascii="Times New Roman" w:hAnsi="Times New Roman" w:eastAsia="Times New Roman" w:cs="Times New Roman"/>
          <w:sz w:val="24"/>
          <w:szCs w:val="24"/>
        </w:rPr>
      </w:pPr>
      <w:r w:rsidRPr="037FF507" w:rsidR="037FF507">
        <w:rPr>
          <w:rFonts w:ascii="Times New Roman" w:hAnsi="Times New Roman" w:eastAsia="Times New Roman" w:cs="Times New Roman"/>
          <w:sz w:val="24"/>
          <w:szCs w:val="24"/>
        </w:rPr>
        <w:t xml:space="preserve">Tras abordar el análisis de </w:t>
      </w:r>
      <w:r w:rsidRPr="037FF507" w:rsidR="037FF507">
        <w:rPr>
          <w:rFonts w:ascii="Times New Roman" w:hAnsi="Times New Roman" w:eastAsia="Times New Roman" w:cs="Times New Roman"/>
          <w:sz w:val="24"/>
          <w:szCs w:val="24"/>
        </w:rPr>
        <w:t>Fedorenko</w:t>
      </w:r>
      <w:r w:rsidRPr="037FF507" w:rsidR="037FF507">
        <w:rPr>
          <w:rFonts w:ascii="Times New Roman" w:hAnsi="Times New Roman" w:eastAsia="Times New Roman" w:cs="Times New Roman"/>
          <w:sz w:val="24"/>
          <w:szCs w:val="24"/>
        </w:rPr>
        <w:t xml:space="preserve"> y </w:t>
      </w:r>
      <w:r w:rsidRPr="037FF507" w:rsidR="037FF507">
        <w:rPr>
          <w:rFonts w:ascii="Times New Roman" w:hAnsi="Times New Roman" w:eastAsia="Times New Roman" w:cs="Times New Roman"/>
          <w:sz w:val="24"/>
          <w:szCs w:val="24"/>
        </w:rPr>
        <w:t>Varley</w:t>
      </w:r>
      <w:r w:rsidRPr="037FF507" w:rsidR="037FF507">
        <w:rPr>
          <w:rFonts w:ascii="Times New Roman" w:hAnsi="Times New Roman" w:eastAsia="Times New Roman" w:cs="Times New Roman"/>
          <w:sz w:val="24"/>
          <w:szCs w:val="24"/>
        </w:rPr>
        <w:t xml:space="preserve"> se podría concluir fácilmente que “el lenguaje y el pensamiento no son lo mismo” (2016) y, es más, el lenguaje no determina ni origina el pensamiento, aunque sí es una excelente herramienta para expresarlo. Al respecto, la neurociencia demuestra cómo los múltiples dominios cognitivos se mantienen operando </w:t>
      </w:r>
      <w:r w:rsidRPr="037FF507" w:rsidR="037FF507">
        <w:rPr>
          <w:rFonts w:ascii="Times New Roman" w:hAnsi="Times New Roman" w:eastAsia="Times New Roman" w:cs="Times New Roman"/>
          <w:color w:val="000000" w:themeColor="text1" w:themeTint="FF" w:themeShade="FF"/>
          <w:sz w:val="24"/>
          <w:szCs w:val="24"/>
        </w:rPr>
        <w:t xml:space="preserve">incluso con deficiencias graves en el lenguaje. Por lo tanto, permite concluir que el lenguaje no crea la función cognitiva, sino que la ayuda a manifestarse, comunicarse e incluso a organizarse, es decir, actúa como </w:t>
      </w:r>
      <w:r w:rsidRPr="037FF507" w:rsidR="037FF507">
        <w:rPr>
          <w:rFonts w:ascii="Times New Roman" w:hAnsi="Times New Roman" w:eastAsia="Times New Roman" w:cs="Times New Roman"/>
          <w:color w:val="000000" w:themeColor="text1" w:themeTint="FF" w:themeShade="FF"/>
          <w:sz w:val="24"/>
          <w:szCs w:val="24"/>
        </w:rPr>
        <w:t>complemento</w:t>
      </w:r>
      <w:r w:rsidRPr="037FF507" w:rsidR="037FF507">
        <w:rPr>
          <w:rFonts w:ascii="Times New Roman" w:hAnsi="Times New Roman" w:eastAsia="Times New Roman" w:cs="Times New Roman"/>
          <w:color w:val="000000" w:themeColor="text1" w:themeTint="FF" w:themeShade="FF"/>
          <w:sz w:val="24"/>
          <w:szCs w:val="24"/>
        </w:rPr>
        <w:t xml:space="preserve"> pero está no es la causa originaria de las funciones. </w:t>
      </w:r>
    </w:p>
    <w:p w:rsidRPr="00E84935" w:rsidR="48C4CFA3" w:rsidP="00E84935" w:rsidRDefault="00387C6E" w14:paraId="439F11C2" w14:textId="14DD7108">
      <w:pPr>
        <w:pStyle w:val="Heading2"/>
        <w:jc w:val="both"/>
        <w:rPr>
          <w:rFonts w:ascii="Times New Roman" w:hAnsi="Times New Roman" w:eastAsia="Times New Roman" w:cs="Times New Roman"/>
        </w:rPr>
      </w:pPr>
      <w:bookmarkStart w:name="_Toc303190348" w:id="1043320618"/>
      <w:r w:rsidRPr="037FF507" w:rsidR="037FF507">
        <w:rPr>
          <w:rFonts w:ascii="Times New Roman" w:hAnsi="Times New Roman" w:eastAsia="Times New Roman" w:cs="Times New Roman"/>
        </w:rPr>
        <w:t>Bibliografía</w:t>
      </w:r>
      <w:bookmarkEnd w:id="1043320618"/>
    </w:p>
    <w:p w:rsidR="48C4CFA3" w:rsidP="48C4CFA3" w:rsidRDefault="48C4CFA3" w14:paraId="613900E8" w14:textId="77777777">
      <w:pPr>
        <w:pStyle w:val="Heading3"/>
        <w:jc w:val="both"/>
        <w:rPr>
          <w:rFonts w:ascii="Times New Roman" w:hAnsi="Times New Roman" w:eastAsia="Times New Roman" w:cs="Times New Roman"/>
        </w:rPr>
      </w:pPr>
      <w:bookmarkStart w:name="_Toc1735077270" w:id="657531645"/>
      <w:r w:rsidRPr="037FF507" w:rsidR="037FF507">
        <w:rPr>
          <w:rFonts w:ascii="Times New Roman" w:hAnsi="Times New Roman" w:eastAsia="Times New Roman" w:cs="Times New Roman"/>
        </w:rPr>
        <w:t>Bibliografía sobre el contexto histórico</w:t>
      </w:r>
      <w:bookmarkEnd w:id="657531645"/>
    </w:p>
    <w:p w:rsidR="48C4CFA3" w:rsidP="48C4CFA3" w:rsidRDefault="48C4CFA3" w14:paraId="5D647561" w14:textId="0624BAB8">
      <w:pPr>
        <w:jc w:val="both"/>
        <w:rPr>
          <w:rFonts w:ascii="Times New Roman" w:hAnsi="Times New Roman" w:eastAsia="Times New Roman" w:cs="Times New Roman"/>
          <w:lang w:val="en-US"/>
        </w:rPr>
      </w:pPr>
      <w:r w:rsidRPr="037FF507" w:rsidR="037FF507">
        <w:rPr>
          <w:rFonts w:ascii="Times New Roman" w:hAnsi="Times New Roman" w:eastAsia="Times New Roman" w:cs="Times New Roman"/>
        </w:rPr>
        <w:t xml:space="preserve">Castaño, J. (2003). Bases neurobiológicas del lenguaje y sus alteraciones. </w:t>
      </w:r>
      <w:r w:rsidRPr="037FF507" w:rsidR="037FF507">
        <w:rPr>
          <w:rFonts w:ascii="Times New Roman" w:hAnsi="Times New Roman" w:eastAsia="Times New Roman" w:cs="Times New Roman"/>
          <w:i w:val="1"/>
          <w:iCs w:val="1"/>
          <w:lang w:val="en-US"/>
        </w:rPr>
        <w:t>Rev Neurol</w:t>
      </w:r>
      <w:r w:rsidRPr="037FF507" w:rsidR="037FF507">
        <w:rPr>
          <w:rFonts w:ascii="Times New Roman" w:hAnsi="Times New Roman" w:eastAsia="Times New Roman" w:cs="Times New Roman"/>
          <w:lang w:val="en-US"/>
        </w:rPr>
        <w:t xml:space="preserve">, </w:t>
      </w:r>
      <w:r w:rsidRPr="037FF507" w:rsidR="037FF507">
        <w:rPr>
          <w:rFonts w:ascii="Times New Roman" w:hAnsi="Times New Roman" w:eastAsia="Times New Roman" w:cs="Times New Roman"/>
          <w:i w:val="1"/>
          <w:iCs w:val="1"/>
          <w:lang w:val="en-US"/>
        </w:rPr>
        <w:t>36</w:t>
      </w:r>
      <w:r w:rsidRPr="037FF507" w:rsidR="037FF507">
        <w:rPr>
          <w:rFonts w:ascii="Times New Roman" w:hAnsi="Times New Roman" w:eastAsia="Times New Roman" w:cs="Times New Roman"/>
          <w:lang w:val="en-US"/>
        </w:rPr>
        <w:t>(8), 781-5. https://doi.org/10.33588/rn.3608.2002206</w:t>
      </w:r>
    </w:p>
    <w:p w:rsidR="48C4CFA3" w:rsidP="48C4CFA3" w:rsidRDefault="48C4CFA3" w14:paraId="602457D0" w14:textId="01172BAB">
      <w:pPr>
        <w:jc w:val="both"/>
        <w:rPr>
          <w:rFonts w:ascii="Times New Roman" w:hAnsi="Times New Roman" w:eastAsia="Times New Roman" w:cs="Times New Roman"/>
          <w:lang w:val="en-US"/>
        </w:rPr>
      </w:pPr>
      <w:r w:rsidRPr="037FF507" w:rsidR="037FF507">
        <w:rPr>
          <w:rFonts w:ascii="Times New Roman" w:hAnsi="Times New Roman" w:eastAsia="Times New Roman" w:cs="Times New Roman"/>
          <w:lang w:val="en-US"/>
        </w:rPr>
        <w:t xml:space="preserve">Hickmann, M. (2000). Linguistic relativity and linguistic determinism: Some new directions. </w:t>
      </w:r>
      <w:r w:rsidRPr="037FF507" w:rsidR="037FF507">
        <w:rPr>
          <w:rFonts w:ascii="Times New Roman" w:hAnsi="Times New Roman" w:eastAsia="Times New Roman" w:cs="Times New Roman"/>
          <w:i w:val="1"/>
          <w:iCs w:val="1"/>
          <w:lang w:val="en-US"/>
        </w:rPr>
        <w:t xml:space="preserve">Linguistics, Volume 38, Issue 2, </w:t>
      </w:r>
      <w:r w:rsidRPr="037FF507" w:rsidR="037FF507">
        <w:rPr>
          <w:rFonts w:ascii="Times New Roman" w:hAnsi="Times New Roman" w:eastAsia="Times New Roman" w:cs="Times New Roman"/>
          <w:lang w:val="en-US"/>
        </w:rPr>
        <w:t>409-434. https://doi.org/10.1515/ling.38.2.409</w:t>
      </w:r>
    </w:p>
    <w:p w:rsidR="48C4CFA3" w:rsidP="48C4CFA3" w:rsidRDefault="48C4CFA3" w14:paraId="734B039F" w14:textId="7081AD6F">
      <w:pPr>
        <w:jc w:val="both"/>
        <w:rPr>
          <w:rFonts w:ascii="Times New Roman" w:hAnsi="Times New Roman" w:eastAsia="Times New Roman" w:cs="Times New Roman"/>
          <w:lang w:val="en-US"/>
        </w:rPr>
      </w:pPr>
      <w:r w:rsidRPr="037FF507" w:rsidR="037FF507">
        <w:rPr>
          <w:rFonts w:ascii="Times New Roman" w:hAnsi="Times New Roman" w:eastAsia="Times New Roman" w:cs="Times New Roman"/>
          <w:lang w:val="en-US"/>
        </w:rPr>
        <w:t xml:space="preserve">Hussein, B. A. S. (2012). The Sapir-Whorf hypothesis today. </w:t>
      </w:r>
      <w:r w:rsidRPr="037FF507" w:rsidR="037FF507">
        <w:rPr>
          <w:rFonts w:ascii="Times New Roman" w:hAnsi="Times New Roman" w:eastAsia="Times New Roman" w:cs="Times New Roman"/>
          <w:i w:val="1"/>
          <w:iCs w:val="1"/>
          <w:lang w:val="en-US"/>
        </w:rPr>
        <w:t>Theory and Practice in Language Studies</w:t>
      </w:r>
      <w:r w:rsidRPr="037FF507" w:rsidR="037FF507">
        <w:rPr>
          <w:rFonts w:ascii="Times New Roman" w:hAnsi="Times New Roman" w:eastAsia="Times New Roman" w:cs="Times New Roman"/>
          <w:lang w:val="en-US"/>
        </w:rPr>
        <w:t xml:space="preserve">, </w:t>
      </w:r>
      <w:r w:rsidRPr="037FF507" w:rsidR="037FF507">
        <w:rPr>
          <w:rFonts w:ascii="Times New Roman" w:hAnsi="Times New Roman" w:eastAsia="Times New Roman" w:cs="Times New Roman"/>
          <w:i w:val="1"/>
          <w:iCs w:val="1"/>
          <w:lang w:val="en-US"/>
        </w:rPr>
        <w:t>2</w:t>
      </w:r>
      <w:r w:rsidRPr="037FF507" w:rsidR="037FF507">
        <w:rPr>
          <w:rFonts w:ascii="Times New Roman" w:hAnsi="Times New Roman" w:eastAsia="Times New Roman" w:cs="Times New Roman"/>
          <w:lang w:val="en-US"/>
        </w:rPr>
        <w:t>(3), 642-646. https://doi.org/10.4304/tpls.2.3.642-646</w:t>
      </w:r>
    </w:p>
    <w:p w:rsidR="48C4CFA3" w:rsidP="48C4CFA3" w:rsidRDefault="48C4CFA3" w14:paraId="332680EF" w14:textId="3E144C55">
      <w:pPr>
        <w:jc w:val="both"/>
        <w:rPr>
          <w:rFonts w:ascii="Times New Roman" w:hAnsi="Times New Roman" w:eastAsia="Times New Roman" w:cs="Times New Roman"/>
        </w:rPr>
      </w:pPr>
      <w:r w:rsidRPr="037FF507" w:rsidR="037FF507">
        <w:rPr>
          <w:rFonts w:ascii="Times New Roman" w:hAnsi="Times New Roman" w:eastAsia="Times New Roman" w:cs="Times New Roman"/>
        </w:rPr>
        <w:t>Irarrázabal</w:t>
      </w:r>
      <w:r w:rsidRPr="037FF507" w:rsidR="037FF507">
        <w:rPr>
          <w:rFonts w:ascii="Times New Roman" w:hAnsi="Times New Roman" w:eastAsia="Times New Roman" w:cs="Times New Roman"/>
        </w:rPr>
        <w:t xml:space="preserve">, C. C. (2023). La noción de cultura subyacente al determinismo/relativismo lingüístico. </w:t>
      </w:r>
      <w:r w:rsidRPr="037FF507" w:rsidR="037FF507">
        <w:rPr>
          <w:rFonts w:ascii="Times New Roman" w:hAnsi="Times New Roman" w:eastAsia="Times New Roman" w:cs="Times New Roman"/>
          <w:i w:val="1"/>
          <w:iCs w:val="1"/>
        </w:rPr>
        <w:t>Revista de Investigación Lingüística, 26</w:t>
      </w:r>
      <w:r w:rsidRPr="037FF507" w:rsidR="037FF507">
        <w:rPr>
          <w:rFonts w:ascii="Times New Roman" w:hAnsi="Times New Roman" w:eastAsia="Times New Roman" w:cs="Times New Roman"/>
        </w:rPr>
        <w:t>, 63-77. </w:t>
      </w:r>
      <w:r w:rsidRPr="037FF507" w:rsidR="037FF507">
        <w:rPr>
          <w:rFonts w:ascii="Times New Roman" w:hAnsi="Times New Roman" w:eastAsia="Times New Roman" w:cs="Times New Roman"/>
        </w:rPr>
        <w:t xml:space="preserve"> https://doi.org/10.6018/ril.533901</w:t>
      </w:r>
    </w:p>
    <w:p w:rsidR="48C4CFA3" w:rsidP="48C4CFA3" w:rsidRDefault="48C4CFA3" w14:paraId="3AF4112B" w14:textId="77777777">
      <w:pPr>
        <w:jc w:val="both"/>
        <w:rPr>
          <w:rFonts w:ascii="Times New Roman" w:hAnsi="Times New Roman" w:eastAsia="Times New Roman" w:cs="Times New Roman"/>
          <w:lang w:val="en-US"/>
        </w:rPr>
      </w:pPr>
      <w:r w:rsidRPr="037FF507" w:rsidR="037FF507">
        <w:rPr>
          <w:rFonts w:ascii="Times New Roman" w:hAnsi="Times New Roman" w:eastAsia="Times New Roman" w:cs="Times New Roman"/>
        </w:rPr>
        <w:t>Kte'pi</w:t>
      </w:r>
      <w:r w:rsidRPr="037FF507" w:rsidR="037FF507">
        <w:rPr>
          <w:rFonts w:ascii="Times New Roman" w:hAnsi="Times New Roman" w:eastAsia="Times New Roman" w:cs="Times New Roman"/>
        </w:rPr>
        <w:t xml:space="preserve">, B. (2024). </w:t>
      </w:r>
      <w:hyperlink r:id="R58508241e6d34006">
        <w:r w:rsidRPr="037FF507" w:rsidR="037FF507">
          <w:rPr>
            <w:rStyle w:val="Hyperlink"/>
            <w:rFonts w:ascii="Times New Roman" w:hAnsi="Times New Roman" w:eastAsia="Times New Roman" w:cs="Times New Roman"/>
          </w:rPr>
          <w:t xml:space="preserve">Linguistic relativity (Sapir-Whorf hypothesis). </w:t>
        </w:r>
        <w:r w:rsidRPr="037FF507" w:rsidR="037FF507">
          <w:rPr>
            <w:rStyle w:val="Hyperlink"/>
            <w:rFonts w:ascii="Times New Roman" w:hAnsi="Times New Roman" w:eastAsia="Times New Roman" w:cs="Times New Roman"/>
            <w:i w:val="1"/>
            <w:iCs w:val="1"/>
            <w:lang w:val="en-US"/>
          </w:rPr>
          <w:t>EBSCO Research Starters</w:t>
        </w:r>
      </w:hyperlink>
      <w:r w:rsidRPr="037FF507" w:rsidR="037FF507">
        <w:rPr>
          <w:rFonts w:ascii="Times New Roman" w:hAnsi="Times New Roman" w:eastAsia="Times New Roman" w:cs="Times New Roman"/>
          <w:lang w:val="en-US"/>
        </w:rPr>
        <w:t>. https://www.ebsco.com/research-starters/language-and-linguistics/linguistic-relativity-sapir-whorf-hypothesis</w:t>
      </w:r>
    </w:p>
    <w:p w:rsidR="48C4CFA3" w:rsidP="48C4CFA3" w:rsidRDefault="48C4CFA3" w14:paraId="1B99429B" w14:textId="60BFBDF4">
      <w:pPr>
        <w:jc w:val="both"/>
        <w:rPr>
          <w:rFonts w:ascii="Times New Roman" w:hAnsi="Times New Roman" w:eastAsia="Times New Roman" w:cs="Times New Roman"/>
          <w:lang w:val="en-US"/>
        </w:rPr>
      </w:pPr>
      <w:r w:rsidRPr="037FF507" w:rsidR="037FF507">
        <w:rPr>
          <w:rFonts w:ascii="Times New Roman" w:hAnsi="Times New Roman" w:eastAsia="Times New Roman" w:cs="Times New Roman"/>
          <w:lang w:val="en-US"/>
        </w:rPr>
        <w:t xml:space="preserve">Neuliep, J. W. (2017). Sapir–Whorf Hypothesis. </w:t>
      </w:r>
      <w:r w:rsidRPr="037FF507" w:rsidR="037FF507">
        <w:rPr>
          <w:rFonts w:ascii="Times New Roman" w:hAnsi="Times New Roman" w:eastAsia="Times New Roman" w:cs="Times New Roman"/>
          <w:i w:val="1"/>
          <w:iCs w:val="1"/>
          <w:lang w:val="en-US"/>
        </w:rPr>
        <w:t>The international encyclopedia of intercultural communication</w:t>
      </w:r>
      <w:r w:rsidRPr="037FF507" w:rsidR="037FF507">
        <w:rPr>
          <w:rFonts w:ascii="Times New Roman" w:hAnsi="Times New Roman" w:eastAsia="Times New Roman" w:cs="Times New Roman"/>
          <w:lang w:val="en-US"/>
        </w:rPr>
        <w:t>, 1-5. https://doi.org/10.1002/9781118783665.ieicc011</w:t>
      </w:r>
      <w:r w:rsidRPr="037FF507" w:rsidR="037FF507">
        <w:rPr>
          <w:rFonts w:ascii="Times New Roman" w:hAnsi="Times New Roman" w:eastAsia="Times New Roman" w:cs="Times New Roman"/>
          <w:lang w:val="en-US"/>
        </w:rPr>
        <w:t>1</w:t>
      </w:r>
    </w:p>
    <w:p w:rsidR="48C4CFA3" w:rsidP="48C4CFA3" w:rsidRDefault="48C4CFA3" w14:paraId="6DA5EB9D" w14:textId="0799A31C">
      <w:pPr>
        <w:jc w:val="both"/>
        <w:rPr>
          <w:rFonts w:ascii="Times New Roman" w:hAnsi="Times New Roman" w:eastAsia="Times New Roman" w:cs="Times New Roman"/>
        </w:rPr>
      </w:pPr>
      <w:r w:rsidRPr="037FF507" w:rsidR="037FF507">
        <w:rPr>
          <w:rFonts w:ascii="Times New Roman" w:hAnsi="Times New Roman" w:eastAsia="Times New Roman" w:cs="Times New Roman"/>
          <w:lang w:val="en-US"/>
        </w:rPr>
        <w:t xml:space="preserve">Scholz, B. (2024). </w:t>
      </w:r>
      <w:r w:rsidRPr="037FF507" w:rsidR="037FF507">
        <w:rPr>
          <w:rFonts w:ascii="Times New Roman" w:hAnsi="Times New Roman" w:eastAsia="Times New Roman" w:cs="Times New Roman"/>
          <w:lang w:val="en-US"/>
        </w:rPr>
        <w:t>Whorfianism</w:t>
      </w:r>
      <w:r w:rsidRPr="037FF507" w:rsidR="037FF507">
        <w:rPr>
          <w:rFonts w:ascii="Times New Roman" w:hAnsi="Times New Roman" w:eastAsia="Times New Roman" w:cs="Times New Roman"/>
          <w:lang w:val="en-US"/>
        </w:rPr>
        <w:t xml:space="preserve">. </w:t>
      </w:r>
      <w:r w:rsidRPr="037FF507" w:rsidR="037FF507">
        <w:rPr>
          <w:rFonts w:ascii="Times New Roman" w:hAnsi="Times New Roman" w:eastAsia="Times New Roman" w:cs="Times New Roman"/>
          <w:i w:val="1"/>
          <w:iCs w:val="1"/>
          <w:lang w:val="en-US"/>
        </w:rPr>
        <w:t>Stanford Encyclopedia of Philosophy</w:t>
      </w:r>
      <w:r w:rsidRPr="037FF507" w:rsidR="037FF507">
        <w:rPr>
          <w:rFonts w:ascii="Times New Roman" w:hAnsi="Times New Roman" w:eastAsia="Times New Roman" w:cs="Times New Roman"/>
          <w:lang w:val="en-US"/>
        </w:rPr>
        <w:t xml:space="preserve">. </w:t>
      </w:r>
      <w:hyperlink r:id="Rfc8263d95dff4d64">
        <w:r w:rsidRPr="037FF507" w:rsidR="037FF507">
          <w:rPr>
            <w:rStyle w:val="Hyperlink"/>
            <w:rFonts w:ascii="Times New Roman" w:hAnsi="Times New Roman" w:eastAsia="Times New Roman" w:cs="Times New Roman"/>
          </w:rPr>
          <w:t>plato.stanford.edu/entries/linguistics/whorfianism.html</w:t>
        </w:r>
      </w:hyperlink>
    </w:p>
    <w:p w:rsidR="48C4CFA3" w:rsidP="48C4CFA3" w:rsidRDefault="48C4CFA3" w14:paraId="62111654" w14:textId="7E7D4A61">
      <w:pPr>
        <w:pStyle w:val="Heading3"/>
        <w:jc w:val="both"/>
        <w:rPr>
          <w:rFonts w:ascii="Times New Roman" w:hAnsi="Times New Roman" w:eastAsia="Times New Roman" w:cs="Times New Roman"/>
        </w:rPr>
      </w:pPr>
      <w:bookmarkStart w:name="_Toc367391148" w:id="736266291"/>
      <w:r w:rsidRPr="037FF507" w:rsidR="037FF507">
        <w:rPr>
          <w:rFonts w:ascii="Times New Roman" w:hAnsi="Times New Roman" w:eastAsia="Times New Roman" w:cs="Times New Roman"/>
        </w:rPr>
        <w:t>Bibliografía sobre el relativismo lingüístico y la cognición no lingüística</w:t>
      </w:r>
      <w:bookmarkEnd w:id="736266291"/>
    </w:p>
    <w:p w:rsidR="48C4CFA3" w:rsidP="037FF507" w:rsidRDefault="48C4CFA3" w14:paraId="28F782DF" w14:textId="391E4F53">
      <w:pPr>
        <w:jc w:val="both"/>
        <w:rPr>
          <w:rFonts w:ascii="Times New Roman" w:hAnsi="Times New Roman" w:eastAsia="Times New Roman" w:cs="Times New Roman"/>
          <w:noProof w:val="0"/>
          <w:sz w:val="24"/>
          <w:szCs w:val="24"/>
          <w:lang w:eastAsia="zh-CN"/>
        </w:rPr>
      </w:pPr>
      <w:r w:rsidRPr="037FF507" w:rsidR="037FF507">
        <w:rPr>
          <w:rFonts w:ascii="Times New Roman" w:hAnsi="Times New Roman" w:eastAsia="Times New Roman" w:cs="Times New Roman"/>
          <w:sz w:val="24"/>
          <w:szCs w:val="24"/>
          <w:lang w:val="en-US"/>
        </w:rPr>
        <w:t xml:space="preserve">Boroditsky, L. (2006). Linguistic relativity. </w:t>
      </w:r>
      <w:r w:rsidRPr="037FF507" w:rsidR="037FF507">
        <w:rPr>
          <w:rFonts w:ascii="Times New Roman" w:hAnsi="Times New Roman" w:eastAsia="Times New Roman" w:cs="Times New Roman"/>
          <w:i w:val="1"/>
          <w:iCs w:val="1"/>
          <w:sz w:val="24"/>
          <w:szCs w:val="24"/>
          <w:lang w:val="en-US"/>
        </w:rPr>
        <w:t>Encyclopedia of cognitive science</w:t>
      </w:r>
      <w:r w:rsidRPr="037FF507" w:rsidR="037FF507">
        <w:rPr>
          <w:rFonts w:ascii="Times New Roman" w:hAnsi="Times New Roman" w:eastAsia="Times New Roman" w:cs="Times New Roman"/>
          <w:sz w:val="24"/>
          <w:szCs w:val="24"/>
          <w:lang w:val="en-US"/>
        </w:rPr>
        <w:t xml:space="preserve">. </w:t>
      </w:r>
      <w:hyperlink r:id="Rb1e0bfe0f2634237">
        <w:r w:rsidRPr="037FF507" w:rsidR="037FF507">
          <w:rPr>
            <w:rStyle w:val="Hyperlink"/>
            <w:rFonts w:ascii="Times New Roman" w:hAnsi="Times New Roman" w:eastAsia="Times New Roman" w:cs="Times New Roman"/>
            <w:b w:val="0"/>
            <w:bCs w:val="0"/>
            <w:i w:val="0"/>
            <w:iCs w:val="0"/>
            <w:caps w:val="0"/>
            <w:smallCaps w:val="0"/>
            <w:strike w:val="0"/>
            <w:dstrike w:val="0"/>
            <w:noProof w:val="0"/>
            <w:color w:val="auto"/>
            <w:sz w:val="24"/>
            <w:szCs w:val="24"/>
            <w:u w:val="none"/>
            <w:lang w:eastAsia="zh-CN"/>
          </w:rPr>
          <w:t>https://doi.org/10.1002/0470018860.s00567</w:t>
        </w:r>
      </w:hyperlink>
    </w:p>
    <w:p w:rsidR="48C4CFA3" w:rsidP="037FF507" w:rsidRDefault="48C4CFA3" w14:paraId="0119F096" w14:textId="5DC2DAFF">
      <w:pPr>
        <w:jc w:val="both"/>
        <w:rPr>
          <w:rFonts w:ascii="Times New Roman" w:hAnsi="Times New Roman" w:eastAsia="Times New Roman" w:cs="Times New Roman"/>
          <w:noProof w:val="0"/>
          <w:sz w:val="24"/>
          <w:szCs w:val="24"/>
          <w:lang w:val="en-US"/>
        </w:rPr>
      </w:pPr>
      <w:r w:rsidRPr="037FF507" w:rsidR="037FF507">
        <w:rPr>
          <w:rFonts w:ascii="Times New Roman" w:hAnsi="Times New Roman" w:eastAsia="Times New Roman" w:cs="Times New Roman"/>
          <w:sz w:val="24"/>
          <w:szCs w:val="24"/>
          <w:lang w:val="de-DE"/>
        </w:rPr>
        <w:t>Dolscheid</w:t>
      </w:r>
      <w:r w:rsidRPr="037FF507" w:rsidR="037FF507">
        <w:rPr>
          <w:rFonts w:ascii="Times New Roman" w:hAnsi="Times New Roman" w:eastAsia="Times New Roman" w:cs="Times New Roman"/>
          <w:sz w:val="24"/>
          <w:szCs w:val="24"/>
          <w:lang w:val="de-DE"/>
        </w:rPr>
        <w:t xml:space="preserve">, S., </w:t>
      </w:r>
      <w:r w:rsidRPr="037FF507" w:rsidR="037FF507">
        <w:rPr>
          <w:rFonts w:ascii="Times New Roman" w:hAnsi="Times New Roman" w:eastAsia="Times New Roman" w:cs="Times New Roman"/>
          <w:sz w:val="24"/>
          <w:szCs w:val="24"/>
          <w:lang w:val="de-DE"/>
        </w:rPr>
        <w:t>Çelik</w:t>
      </w:r>
      <w:r w:rsidRPr="037FF507" w:rsidR="037FF507">
        <w:rPr>
          <w:rFonts w:ascii="Times New Roman" w:hAnsi="Times New Roman" w:eastAsia="Times New Roman" w:cs="Times New Roman"/>
          <w:sz w:val="24"/>
          <w:szCs w:val="24"/>
          <w:lang w:val="de-DE"/>
        </w:rPr>
        <w:t xml:space="preserve">, S., Erkan, H., </w:t>
      </w:r>
      <w:r w:rsidRPr="037FF507" w:rsidR="037FF507">
        <w:rPr>
          <w:rFonts w:ascii="Times New Roman" w:hAnsi="Times New Roman" w:eastAsia="Times New Roman" w:cs="Times New Roman"/>
          <w:sz w:val="24"/>
          <w:szCs w:val="24"/>
          <w:lang w:val="de-DE"/>
        </w:rPr>
        <w:t>Küntay</w:t>
      </w:r>
      <w:r w:rsidRPr="037FF507" w:rsidR="037FF507">
        <w:rPr>
          <w:rFonts w:ascii="Times New Roman" w:hAnsi="Times New Roman" w:eastAsia="Times New Roman" w:cs="Times New Roman"/>
          <w:sz w:val="24"/>
          <w:szCs w:val="24"/>
          <w:lang w:val="de-DE"/>
        </w:rPr>
        <w:t xml:space="preserve">, A., &amp; Majid, A. (2020). </w:t>
      </w:r>
      <w:r w:rsidRPr="037FF507" w:rsidR="037FF507">
        <w:rPr>
          <w:rFonts w:ascii="Times New Roman" w:hAnsi="Times New Roman" w:eastAsia="Times New Roman" w:cs="Times New Roman"/>
          <w:sz w:val="24"/>
          <w:szCs w:val="24"/>
          <w:lang w:val="en-US"/>
        </w:rPr>
        <w:t xml:space="preserve">Space-pitch associations differ in their susceptibility to language. </w:t>
      </w:r>
      <w:r w:rsidRPr="037FF507" w:rsidR="037FF507">
        <w:rPr>
          <w:rFonts w:ascii="Times New Roman" w:hAnsi="Times New Roman" w:eastAsia="Times New Roman" w:cs="Times New Roman"/>
          <w:i w:val="1"/>
          <w:iCs w:val="1"/>
          <w:color w:val="auto"/>
          <w:sz w:val="24"/>
          <w:szCs w:val="24"/>
          <w:lang w:val="en-US"/>
        </w:rPr>
        <w:t>Cognition</w:t>
      </w:r>
      <w:r w:rsidRPr="037FF507" w:rsidR="037FF507">
        <w:rPr>
          <w:rFonts w:ascii="Times New Roman" w:hAnsi="Times New Roman" w:eastAsia="Times New Roman" w:cs="Times New Roman"/>
          <w:color w:val="auto"/>
          <w:sz w:val="24"/>
          <w:szCs w:val="24"/>
          <w:lang w:val="en-US"/>
        </w:rPr>
        <w:t xml:space="preserve">, </w:t>
      </w:r>
      <w:r w:rsidRPr="037FF507" w:rsidR="037FF507">
        <w:rPr>
          <w:rFonts w:ascii="Times New Roman" w:hAnsi="Times New Roman" w:eastAsia="Times New Roman" w:cs="Times New Roman"/>
          <w:i w:val="1"/>
          <w:iCs w:val="1"/>
          <w:color w:val="auto"/>
          <w:sz w:val="24"/>
          <w:szCs w:val="24"/>
          <w:lang w:val="en-US"/>
        </w:rPr>
        <w:t>196</w:t>
      </w:r>
      <w:r w:rsidRPr="037FF507" w:rsidR="037FF507">
        <w:rPr>
          <w:rFonts w:ascii="Times New Roman" w:hAnsi="Times New Roman" w:eastAsia="Times New Roman" w:cs="Times New Roman"/>
          <w:color w:val="auto"/>
          <w:sz w:val="24"/>
          <w:szCs w:val="24"/>
          <w:lang w:val="en-US"/>
        </w:rPr>
        <w:t>, 104073. https://doi.org/10.1016/j.cognition.2019.104073</w:t>
      </w:r>
    </w:p>
    <w:p w:rsidR="037FF507" w:rsidP="037FF507" w:rsidRDefault="037FF507" w14:paraId="36BE400D" w14:textId="0F0F1450">
      <w:pPr>
        <w:jc w:val="both"/>
        <w:rPr>
          <w:rFonts w:ascii="Times New Roman" w:hAnsi="Times New Roman" w:eastAsia="Times New Roman" w:cs="Times New Roman"/>
          <w:noProof w:val="0"/>
          <w:sz w:val="24"/>
          <w:szCs w:val="24"/>
          <w:lang w:val="en-US"/>
          <w:rPrChange w:author="un-young shim" w:date="2025-06-09T18:11:10.509Z" w:id="181408724">
            <w:rPr>
              <w:rFonts w:ascii="Times New Roman" w:hAnsi="Times New Roman" w:eastAsia="Times New Roman" w:cs="Times New Roman"/>
              <w:noProof w:val="0"/>
              <w:sz w:val="24"/>
              <w:szCs w:val="24"/>
              <w:lang w:val="en-US"/>
            </w:rPr>
          </w:rPrChange>
        </w:rPr>
      </w:pPr>
      <w:r w:rsidRPr="037FF507" w:rsidR="037FF507">
        <w:rPr>
          <w:rFonts w:ascii="Times New Roman" w:hAnsi="Times New Roman" w:eastAsia="Times New Roman" w:cs="Times New Roman"/>
          <w:sz w:val="24"/>
          <w:szCs w:val="24"/>
          <w:lang w:val="en-US"/>
        </w:rPr>
        <w:t>Fedorenko, E., &amp; Varley, R. (2016). Language and thought are not the same thing: evidence from neuroimaging and neurological patients.</w:t>
      </w:r>
      <w:r w:rsidRPr="037FF507" w:rsidR="037FF507">
        <w:rPr>
          <w:rFonts w:ascii="Times New Roman" w:hAnsi="Times New Roman" w:eastAsia="Times New Roman" w:cs="Times New Roman"/>
          <w:i w:val="1"/>
          <w:iCs w:val="1"/>
          <w:sz w:val="24"/>
          <w:szCs w:val="24"/>
          <w:lang w:val="en-US"/>
        </w:rPr>
        <w:t xml:space="preserve"> Annals of the New York Academy of Sciences, 1369</w:t>
      </w:r>
      <w:r w:rsidRPr="037FF507" w:rsidR="037FF507">
        <w:rPr>
          <w:rFonts w:ascii="Times New Roman" w:hAnsi="Times New Roman" w:eastAsia="Times New Roman" w:cs="Times New Roman"/>
          <w:b w:val="0"/>
          <w:bCs w:val="0"/>
          <w:color w:val="auto"/>
          <w:sz w:val="24"/>
          <w:szCs w:val="24"/>
          <w:lang w:val="en-US"/>
        </w:rPr>
        <w:t>(1), 132-153. https://doi.org/10.1111/nyas.13046</w:t>
      </w:r>
    </w:p>
    <w:p w:rsidR="48C4CFA3" w:rsidP="037FF507" w:rsidRDefault="48C4CFA3" w14:paraId="16613F83" w14:textId="20733EDE">
      <w:pPr>
        <w:jc w:val="both"/>
        <w:rPr>
          <w:rFonts w:ascii="Times New Roman" w:hAnsi="Times New Roman" w:eastAsia="Times New Roman" w:cs="Times New Roman"/>
          <w:noProof w:val="0"/>
          <w:sz w:val="24"/>
          <w:szCs w:val="24"/>
          <w:lang w:val="en-US"/>
        </w:rPr>
      </w:pPr>
      <w:r w:rsidRPr="037FF507" w:rsidR="037FF507">
        <w:rPr>
          <w:rFonts w:ascii="Times New Roman" w:hAnsi="Times New Roman" w:eastAsia="Times New Roman" w:cs="Times New Roman"/>
          <w:sz w:val="24"/>
          <w:szCs w:val="24"/>
          <w:lang w:val="en-US"/>
        </w:rPr>
        <w:t xml:space="preserve">Kay, P., &amp; Regier, T. (2003). Resolving the question of color naming universals. </w:t>
      </w:r>
      <w:r w:rsidRPr="037FF507" w:rsidR="037FF507">
        <w:rPr>
          <w:rFonts w:ascii="Times New Roman" w:hAnsi="Times New Roman" w:eastAsia="Times New Roman" w:cs="Times New Roman"/>
          <w:i w:val="1"/>
          <w:iCs w:val="1"/>
          <w:sz w:val="24"/>
          <w:szCs w:val="24"/>
          <w:lang w:val="en-US"/>
        </w:rPr>
        <w:t>Proceedings of the National Academy of Sciences</w:t>
      </w:r>
      <w:r w:rsidRPr="037FF507" w:rsidR="037FF507">
        <w:rPr>
          <w:rFonts w:ascii="Times New Roman" w:hAnsi="Times New Roman" w:eastAsia="Times New Roman" w:cs="Times New Roman"/>
          <w:sz w:val="24"/>
          <w:szCs w:val="24"/>
          <w:lang w:val="en-US"/>
        </w:rPr>
        <w:t xml:space="preserve">, </w:t>
      </w:r>
      <w:r w:rsidRPr="037FF507" w:rsidR="037FF507">
        <w:rPr>
          <w:rFonts w:ascii="Times New Roman" w:hAnsi="Times New Roman" w:eastAsia="Times New Roman" w:cs="Times New Roman"/>
          <w:i w:val="1"/>
          <w:iCs w:val="1"/>
          <w:sz w:val="24"/>
          <w:szCs w:val="24"/>
          <w:lang w:val="en-US"/>
        </w:rPr>
        <w:t>100</w:t>
      </w:r>
      <w:r w:rsidRPr="037FF507" w:rsidR="037FF507">
        <w:rPr>
          <w:rFonts w:ascii="Times New Roman" w:hAnsi="Times New Roman" w:eastAsia="Times New Roman" w:cs="Times New Roman"/>
          <w:sz w:val="24"/>
          <w:szCs w:val="24"/>
          <w:lang w:val="en-US"/>
        </w:rPr>
        <w:t>(15), 9085-9089. https://doi.org/10.1073/pnas.153283710</w:t>
      </w:r>
    </w:p>
    <w:p w:rsidR="037FF507" w:rsidP="037FF507" w:rsidRDefault="037FF507" w14:paraId="14495B83" w14:textId="004D4A7A">
      <w:pPr>
        <w:jc w:val="both"/>
        <w:rPr>
          <w:rFonts w:ascii="Times New Roman" w:hAnsi="Times New Roman" w:eastAsia="Times New Roman" w:cs="Times New Roman"/>
          <w:sz w:val="24"/>
          <w:szCs w:val="24"/>
        </w:rPr>
      </w:pPr>
      <w:r w:rsidRPr="037FF507" w:rsidR="037FF507">
        <w:rPr>
          <w:rFonts w:ascii="Times New Roman" w:hAnsi="Times New Roman" w:eastAsia="Times New Roman" w:cs="Times New Roman"/>
          <w:sz w:val="24"/>
          <w:szCs w:val="24"/>
          <w:lang w:val="en-US"/>
        </w:rPr>
        <w:t xml:space="preserve">Majid, A. (2018). Language and cognition. In H. Callan (Ed.), </w:t>
      </w:r>
      <w:r w:rsidRPr="037FF507" w:rsidR="037FF507">
        <w:rPr>
          <w:rFonts w:ascii="Times New Roman" w:hAnsi="Times New Roman" w:eastAsia="Times New Roman" w:cs="Times New Roman"/>
          <w:i w:val="1"/>
          <w:iCs w:val="1"/>
          <w:sz w:val="24"/>
          <w:szCs w:val="24"/>
          <w:lang w:val="en-US"/>
        </w:rPr>
        <w:t>The International Encyclopedia of Anthropology</w:t>
      </w:r>
      <w:r w:rsidRPr="037FF507" w:rsidR="037FF507">
        <w:rPr>
          <w:rFonts w:ascii="Times New Roman" w:hAnsi="Times New Roman" w:eastAsia="Times New Roman" w:cs="Times New Roman"/>
          <w:sz w:val="24"/>
          <w:szCs w:val="24"/>
          <w:lang w:val="en-US"/>
        </w:rPr>
        <w:t xml:space="preserve">. </w:t>
      </w:r>
      <w:r w:rsidRPr="037FF507" w:rsidR="037FF507">
        <w:rPr>
          <w:rFonts w:ascii="Times New Roman" w:hAnsi="Times New Roman" w:eastAsia="Times New Roman" w:cs="Times New Roman"/>
          <w:sz w:val="24"/>
          <w:szCs w:val="24"/>
        </w:rPr>
        <w:t>Hoboken</w:t>
      </w:r>
      <w:r w:rsidRPr="037FF507" w:rsidR="037FF507">
        <w:rPr>
          <w:rFonts w:ascii="Times New Roman" w:hAnsi="Times New Roman" w:eastAsia="Times New Roman" w:cs="Times New Roman"/>
          <w:sz w:val="24"/>
          <w:szCs w:val="24"/>
        </w:rPr>
        <w:t xml:space="preserve">: John Wiley &amp; </w:t>
      </w:r>
      <w:r w:rsidRPr="037FF507" w:rsidR="037FF507">
        <w:rPr>
          <w:rFonts w:ascii="Times New Roman" w:hAnsi="Times New Roman" w:eastAsia="Times New Roman" w:cs="Times New Roman"/>
          <w:sz w:val="24"/>
          <w:szCs w:val="24"/>
        </w:rPr>
        <w:t>Sons</w:t>
      </w:r>
      <w:r w:rsidRPr="037FF507" w:rsidR="037FF507">
        <w:rPr>
          <w:rFonts w:ascii="Times New Roman" w:hAnsi="Times New Roman" w:eastAsia="Times New Roman" w:cs="Times New Roman"/>
          <w:sz w:val="24"/>
          <w:szCs w:val="24"/>
        </w:rPr>
        <w:t xml:space="preserve"> Ltd.</w:t>
      </w:r>
    </w:p>
    <w:sectPr w:rsidR="48C4CFA3" w:rsidSect="00F75AEF">
      <w:headerReference w:type="default" r:id="rId20"/>
      <w:footerReference w:type="default" r:id="rId21"/>
      <w:pgSz w:w="11906" w:h="16838" w:orient="portrait"/>
      <w:pgMar w:top="1418" w:right="1418" w:bottom="1418" w:left="1418" w:header="708" w:footer="708" w:gutter="0"/>
      <w:cols w:space="708"/>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23C9A" w:rsidRDefault="00B23C9A" w14:paraId="5DE7EE7C" w14:textId="77777777">
      <w:pPr>
        <w:spacing w:after="0" w:line="240" w:lineRule="auto"/>
      </w:pPr>
      <w:r>
        <w:separator/>
      </w:r>
    </w:p>
  </w:endnote>
  <w:endnote w:type="continuationSeparator" w:id="0">
    <w:p w:rsidR="00B23C9A" w:rsidRDefault="00B23C9A" w14:paraId="283F045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DengXian Light">
    <w:altName w:val="等线 Light"/>
    <w:panose1 w:val="00000000000000000000"/>
    <w:charset w:val="86"/>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48C4CFA3" w:rsidTr="48C4CFA3" w14:paraId="6886617D" w14:textId="77777777">
      <w:trPr>
        <w:trHeight w:val="300"/>
      </w:trPr>
      <w:tc>
        <w:tcPr>
          <w:tcW w:w="3020" w:type="dxa"/>
        </w:tcPr>
        <w:p w:rsidR="48C4CFA3" w:rsidP="48C4CFA3" w:rsidRDefault="48C4CFA3" w14:paraId="6844DFEC" w14:textId="217CFF44">
          <w:pPr>
            <w:pStyle w:val="Header"/>
            <w:ind w:left="-115"/>
          </w:pPr>
        </w:p>
      </w:tc>
      <w:tc>
        <w:tcPr>
          <w:tcW w:w="3020" w:type="dxa"/>
        </w:tcPr>
        <w:p w:rsidR="48C4CFA3" w:rsidP="48C4CFA3" w:rsidRDefault="48C4CFA3" w14:paraId="5F66D93E" w14:textId="33278A1B">
          <w:pPr>
            <w:pStyle w:val="Header"/>
            <w:jc w:val="center"/>
          </w:pPr>
        </w:p>
      </w:tc>
      <w:tc>
        <w:tcPr>
          <w:tcW w:w="3020" w:type="dxa"/>
        </w:tcPr>
        <w:p w:rsidR="48C4CFA3" w:rsidP="48C4CFA3" w:rsidRDefault="48C4CFA3" w14:paraId="2F7939C4" w14:textId="1B67E2F8">
          <w:pPr>
            <w:pStyle w:val="Header"/>
            <w:ind w:right="-115"/>
            <w:jc w:val="right"/>
          </w:pPr>
          <w:r>
            <w:fldChar w:fldCharType="begin"/>
          </w:r>
          <w:r>
            <w:instrText>PAGE</w:instrText>
          </w:r>
          <w:r>
            <w:fldChar w:fldCharType="separate"/>
          </w:r>
          <w:r w:rsidR="009B3EF6">
            <w:rPr>
              <w:noProof/>
            </w:rPr>
            <w:t>1</w:t>
          </w:r>
          <w:r>
            <w:fldChar w:fldCharType="end"/>
          </w:r>
        </w:p>
      </w:tc>
    </w:tr>
  </w:tbl>
  <w:p w:rsidR="48C4CFA3" w:rsidP="48C4CFA3" w:rsidRDefault="48C4CFA3" w14:paraId="6E105087" w14:textId="24D999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23C9A" w:rsidRDefault="00B23C9A" w14:paraId="229FABF2" w14:textId="77777777">
      <w:pPr>
        <w:spacing w:after="0" w:line="240" w:lineRule="auto"/>
      </w:pPr>
      <w:r>
        <w:separator/>
      </w:r>
    </w:p>
  </w:footnote>
  <w:footnote w:type="continuationSeparator" w:id="0">
    <w:p w:rsidR="00B23C9A" w:rsidRDefault="00B23C9A" w14:paraId="6AC3771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48C4CFA3" w:rsidTr="48C4CFA3" w14:paraId="19142E47" w14:textId="77777777">
      <w:trPr>
        <w:trHeight w:val="300"/>
      </w:trPr>
      <w:tc>
        <w:tcPr>
          <w:tcW w:w="3020" w:type="dxa"/>
        </w:tcPr>
        <w:p w:rsidR="48C4CFA3" w:rsidP="48C4CFA3" w:rsidRDefault="48C4CFA3" w14:paraId="076EC504" w14:textId="54D88C95">
          <w:pPr>
            <w:pStyle w:val="Header"/>
            <w:ind w:left="-115"/>
          </w:pPr>
        </w:p>
      </w:tc>
      <w:tc>
        <w:tcPr>
          <w:tcW w:w="3020" w:type="dxa"/>
        </w:tcPr>
        <w:p w:rsidR="48C4CFA3" w:rsidP="48C4CFA3" w:rsidRDefault="48C4CFA3" w14:paraId="787557BF" w14:textId="2A466E42">
          <w:pPr>
            <w:pStyle w:val="Header"/>
            <w:jc w:val="center"/>
          </w:pPr>
        </w:p>
      </w:tc>
      <w:tc>
        <w:tcPr>
          <w:tcW w:w="3020" w:type="dxa"/>
        </w:tcPr>
        <w:p w:rsidR="48C4CFA3" w:rsidP="48C4CFA3" w:rsidRDefault="48C4CFA3" w14:paraId="5A3FE968" w14:textId="393E7F4E">
          <w:pPr>
            <w:pStyle w:val="Header"/>
            <w:ind w:right="-115"/>
            <w:jc w:val="right"/>
          </w:pPr>
        </w:p>
      </w:tc>
    </w:tr>
  </w:tbl>
  <w:p w:rsidR="48C4CFA3" w:rsidP="48C4CFA3" w:rsidRDefault="48C4CFA3" w14:paraId="73CAFE3E" w14:textId="20A85B0E">
    <w:pPr>
      <w:pStyle w:val="Header"/>
    </w:pPr>
  </w:p>
</w:hdr>
</file>

<file path=word/intelligence2.xml><?xml version="1.0" encoding="utf-8"?>
<int2:intelligence xmlns:int2="http://schemas.microsoft.com/office/intelligence/2020/intelligence" xmlns:oel="http://schemas.microsoft.com/office/2019/extlst">
  <int2:observations>
    <int2:textHash int2:hashCode="fCEUM/AgcVl3Qe" int2:id="2D8D2ikT">
      <int2:state int2:value="Rejected" int2:type="spell"/>
    </int2:textHash>
    <int2:textHash int2:hashCode="cqyiFQwgVTH0kf" int2:id="8yPi7FN7">
      <int2:state int2:value="Rejected" int2:type="spell"/>
    </int2:textHash>
    <int2:textHash int2:hashCode="OtLJwb++SueKIo" int2:id="AbRnQJh9">
      <int2:state int2:value="Rejected" int2:type="spell"/>
    </int2:textHash>
    <int2:textHash int2:hashCode="LdK+1yVni0+WPy" int2:id="BGYnrjh8">
      <int2:state int2:value="Rejected" int2:type="spell"/>
    </int2:textHash>
    <int2:textHash int2:hashCode="lQWTsfQt6EEWmq" int2:id="BMdyhuFZ">
      <int2:state int2:value="Rejected" int2:type="spell"/>
    </int2:textHash>
    <int2:textHash int2:hashCode="zT4WjmVwulLHRa" int2:id="DH02hMra">
      <int2:state int2:value="Rejected" int2:type="spell"/>
    </int2:textHash>
    <int2:textHash int2:hashCode="LjKgdm3cHcDqRD" int2:id="EWp93olv">
      <int2:state int2:value="Rejected" int2:type="spell"/>
    </int2:textHash>
    <int2:textHash int2:hashCode="7UtDbHVFnIWLMZ" int2:id="FAIYRsmA">
      <int2:state int2:value="Rejected" int2:type="spell"/>
    </int2:textHash>
    <int2:textHash int2:hashCode="Yysi3uYtdf8FIx" int2:id="LfMXI5mA">
      <int2:state int2:value="Rejected" int2:type="spell"/>
    </int2:textHash>
    <int2:textHash int2:hashCode="KRb/jr6rkRAV7k" int2:id="MaQkkY4f">
      <int2:state int2:value="Rejected" int2:type="spell"/>
    </int2:textHash>
    <int2:textHash int2:hashCode="cwxINfFhb7Weck" int2:id="PWN88YY4">
      <int2:state int2:value="Rejected" int2:type="spell"/>
    </int2:textHash>
    <int2:textHash int2:hashCode="lanzrB2NOdmRWZ" int2:id="UgmUZhHK">
      <int2:state int2:value="Rejected" int2:type="spell"/>
    </int2:textHash>
    <int2:textHash int2:hashCode="o8VUzDghUELcRO" int2:id="XmXGPLMM">
      <int2:state int2:value="Rejected" int2:type="spell"/>
    </int2:textHash>
    <int2:textHash int2:hashCode="6C1pKusO3tr/lc" int2:id="Y57eqLgQ">
      <int2:state int2:value="Rejected" int2:type="spell"/>
    </int2:textHash>
    <int2:textHash int2:hashCode="2wU0+qnSKlbRzg" int2:id="YloBQeuA">
      <int2:state int2:value="Rejected" int2:type="spell"/>
    </int2:textHash>
    <int2:textHash int2:hashCode="GaOyKKmEijK+0G" int2:id="bzAZ5pdb">
      <int2:state int2:value="Rejected" int2:type="spell"/>
    </int2:textHash>
    <int2:textHash int2:hashCode="YjgPy+rCIu69tL" int2:id="cdulkTlq">
      <int2:state int2:value="Rejected" int2:type="spell"/>
    </int2:textHash>
    <int2:textHash int2:hashCode="KdjryeUgjJAw8S" int2:id="edFBuFc0">
      <int2:state int2:value="Rejected" int2:type="spell"/>
    </int2:textHash>
    <int2:textHash int2:hashCode="zLnY7HjAaBgsaz" int2:id="lvVNY92f">
      <int2:state int2:value="Rejected" int2:type="spell"/>
    </int2:textHash>
    <int2:textHash int2:hashCode="Jd5kfAmXW78Zzo" int2:id="nlTE8yzu">
      <int2:state int2:value="Rejected" int2:type="spell"/>
    </int2:textHash>
    <int2:textHash int2:hashCode="Fo07EiicGM+Elf" int2:id="qI7IKUok">
      <int2:state int2:value="Rejected" int2:type="spell"/>
    </int2:textHash>
    <int2:textHash int2:hashCode="u8zfLvsztS5snQ" int2:id="tKrfzcvt">
      <int2:state int2:value="Rejected" int2:type="spell"/>
    </int2:textHash>
    <int2:textHash int2:hashCode="m3XgPC7qTmD/DD" int2:id="ujApWncb">
      <int2:state int2:value="Rejected" int2:type="spell"/>
    </int2:textHash>
    <int2:textHash int2:hashCode="Igx6LHbeTOc+fe" int2:id="v7mzlOQU">
      <int2:state int2:value="Rejected" int2:type="spell"/>
    </int2:textHash>
    <int2:textHash int2:hashCode="3KjCBGNHIxcbBQ" int2:id="vsk6xuLE">
      <int2:state int2:value="Rejected" int2:type="spell"/>
    </int2:textHash>
    <int2:textHash int2:hashCode="qVWJ2onvnF1iLs" int2:id="vtH8xtQg">
      <int2:state int2:value="Rejected" int2:type="spell"/>
    </int2:textHash>
    <int2:textHash int2:hashCode="3kIPpHhqmwx7T6" int2:id="vvDJJfWW">
      <int2:state int2:value="Rejected" int2:type="spell"/>
    </int2:textHash>
    <int2:textHash int2:hashCode="A5BJfSoQqJmju1" int2:id="yQWSWhl4">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D5371"/>
    <w:multiLevelType w:val="hybridMultilevel"/>
    <w:tmpl w:val="B08A28DE"/>
    <w:lvl w:ilvl="0" w:tplc="48182E1A">
      <w:start w:val="2"/>
      <w:numFmt w:val="upperRoman"/>
      <w:lvlText w:val="%1."/>
      <w:lvlJc w:val="right"/>
      <w:pPr>
        <w:tabs>
          <w:tab w:val="num" w:pos="720"/>
        </w:tabs>
        <w:ind w:left="720" w:hanging="360"/>
      </w:pPr>
    </w:lvl>
    <w:lvl w:ilvl="1" w:tplc="19427A64" w:tentative="1">
      <w:start w:val="1"/>
      <w:numFmt w:val="decimal"/>
      <w:lvlText w:val="%2."/>
      <w:lvlJc w:val="left"/>
      <w:pPr>
        <w:tabs>
          <w:tab w:val="num" w:pos="1440"/>
        </w:tabs>
        <w:ind w:left="1440" w:hanging="360"/>
      </w:pPr>
    </w:lvl>
    <w:lvl w:ilvl="2" w:tplc="E4E605D4" w:tentative="1">
      <w:start w:val="1"/>
      <w:numFmt w:val="decimal"/>
      <w:lvlText w:val="%3."/>
      <w:lvlJc w:val="left"/>
      <w:pPr>
        <w:tabs>
          <w:tab w:val="num" w:pos="2160"/>
        </w:tabs>
        <w:ind w:left="2160" w:hanging="360"/>
      </w:pPr>
    </w:lvl>
    <w:lvl w:ilvl="3" w:tplc="CFE66806" w:tentative="1">
      <w:start w:val="1"/>
      <w:numFmt w:val="decimal"/>
      <w:lvlText w:val="%4."/>
      <w:lvlJc w:val="left"/>
      <w:pPr>
        <w:tabs>
          <w:tab w:val="num" w:pos="2880"/>
        </w:tabs>
        <w:ind w:left="2880" w:hanging="360"/>
      </w:pPr>
    </w:lvl>
    <w:lvl w:ilvl="4" w:tplc="18E8CB28" w:tentative="1">
      <w:start w:val="1"/>
      <w:numFmt w:val="decimal"/>
      <w:lvlText w:val="%5."/>
      <w:lvlJc w:val="left"/>
      <w:pPr>
        <w:tabs>
          <w:tab w:val="num" w:pos="3600"/>
        </w:tabs>
        <w:ind w:left="3600" w:hanging="360"/>
      </w:pPr>
    </w:lvl>
    <w:lvl w:ilvl="5" w:tplc="70607CCC" w:tentative="1">
      <w:start w:val="1"/>
      <w:numFmt w:val="decimal"/>
      <w:lvlText w:val="%6."/>
      <w:lvlJc w:val="left"/>
      <w:pPr>
        <w:tabs>
          <w:tab w:val="num" w:pos="4320"/>
        </w:tabs>
        <w:ind w:left="4320" w:hanging="360"/>
      </w:pPr>
    </w:lvl>
    <w:lvl w:ilvl="6" w:tplc="28F82F7A" w:tentative="1">
      <w:start w:val="1"/>
      <w:numFmt w:val="decimal"/>
      <w:lvlText w:val="%7."/>
      <w:lvlJc w:val="left"/>
      <w:pPr>
        <w:tabs>
          <w:tab w:val="num" w:pos="5040"/>
        </w:tabs>
        <w:ind w:left="5040" w:hanging="360"/>
      </w:pPr>
    </w:lvl>
    <w:lvl w:ilvl="7" w:tplc="E2D22C28" w:tentative="1">
      <w:start w:val="1"/>
      <w:numFmt w:val="decimal"/>
      <w:lvlText w:val="%8."/>
      <w:lvlJc w:val="left"/>
      <w:pPr>
        <w:tabs>
          <w:tab w:val="num" w:pos="5760"/>
        </w:tabs>
        <w:ind w:left="5760" w:hanging="360"/>
      </w:pPr>
    </w:lvl>
    <w:lvl w:ilvl="8" w:tplc="4B5C55AA" w:tentative="1">
      <w:start w:val="1"/>
      <w:numFmt w:val="decimal"/>
      <w:lvlText w:val="%9."/>
      <w:lvlJc w:val="left"/>
      <w:pPr>
        <w:tabs>
          <w:tab w:val="num" w:pos="6480"/>
        </w:tabs>
        <w:ind w:left="6480" w:hanging="360"/>
      </w:pPr>
    </w:lvl>
  </w:abstractNum>
  <w:abstractNum w:abstractNumId="1" w15:restartNumberingAfterBreak="0">
    <w:nsid w:val="0A691725"/>
    <w:multiLevelType w:val="multilevel"/>
    <w:tmpl w:val="1FF2E3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4F707E1"/>
    <w:multiLevelType w:val="hybridMultilevel"/>
    <w:tmpl w:val="E60A9A6E"/>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 w15:restartNumberingAfterBreak="0">
    <w:nsid w:val="16C24109"/>
    <w:multiLevelType w:val="multilevel"/>
    <w:tmpl w:val="8E8AE2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5210A4F"/>
    <w:multiLevelType w:val="multilevel"/>
    <w:tmpl w:val="4352F4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7923D7D"/>
    <w:multiLevelType w:val="multilevel"/>
    <w:tmpl w:val="5FCCB0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A3164CE"/>
    <w:multiLevelType w:val="multilevel"/>
    <w:tmpl w:val="08086C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B773FFE"/>
    <w:multiLevelType w:val="multilevel"/>
    <w:tmpl w:val="4D40E1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D995CBD"/>
    <w:multiLevelType w:val="hybridMultilevel"/>
    <w:tmpl w:val="1C729F2C"/>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9" w15:restartNumberingAfterBreak="0">
    <w:nsid w:val="426850B6"/>
    <w:multiLevelType w:val="multilevel"/>
    <w:tmpl w:val="52C6E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252024"/>
    <w:multiLevelType w:val="multilevel"/>
    <w:tmpl w:val="53A8D6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A8C1B5F"/>
    <w:multiLevelType w:val="multilevel"/>
    <w:tmpl w:val="7AE65F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E943FCA"/>
    <w:multiLevelType w:val="multilevel"/>
    <w:tmpl w:val="E53487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7BDB56F9"/>
    <w:multiLevelType w:val="multilevel"/>
    <w:tmpl w:val="C374C6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7C1929E7"/>
    <w:multiLevelType w:val="multilevel"/>
    <w:tmpl w:val="60E006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388001113">
    <w:abstractNumId w:val="7"/>
  </w:num>
  <w:num w:numId="2" w16cid:durableId="2102947363">
    <w:abstractNumId w:val="10"/>
  </w:num>
  <w:num w:numId="3" w16cid:durableId="1306011921">
    <w:abstractNumId w:val="3"/>
  </w:num>
  <w:num w:numId="4" w16cid:durableId="902302393">
    <w:abstractNumId w:val="5"/>
  </w:num>
  <w:num w:numId="5" w16cid:durableId="697897466">
    <w:abstractNumId w:val="13"/>
  </w:num>
  <w:num w:numId="6" w16cid:durableId="651058054">
    <w:abstractNumId w:val="9"/>
    <w:lvlOverride w:ilvl="0">
      <w:lvl w:ilvl="0">
        <w:numFmt w:val="upperRoman"/>
        <w:lvlText w:val="%1."/>
        <w:lvlJc w:val="right"/>
      </w:lvl>
    </w:lvlOverride>
  </w:num>
  <w:num w:numId="7" w16cid:durableId="1995257497">
    <w:abstractNumId w:val="0"/>
  </w:num>
  <w:num w:numId="8" w16cid:durableId="966353441">
    <w:abstractNumId w:val="4"/>
  </w:num>
  <w:num w:numId="9" w16cid:durableId="941301519">
    <w:abstractNumId w:val="12"/>
  </w:num>
  <w:num w:numId="10" w16cid:durableId="59713329">
    <w:abstractNumId w:val="11"/>
  </w:num>
  <w:num w:numId="11" w16cid:durableId="1558317970">
    <w:abstractNumId w:val="6"/>
  </w:num>
  <w:num w:numId="12" w16cid:durableId="1109200893">
    <w:abstractNumId w:val="2"/>
  </w:num>
  <w:num w:numId="13" w16cid:durableId="2007047354">
    <w:abstractNumId w:val="8"/>
  </w:num>
  <w:num w:numId="14" w16cid:durableId="76640500">
    <w:abstractNumId w:val="14"/>
  </w:num>
  <w:num w:numId="15" w16cid:durableId="1294674765">
    <w:abstractNumId w:val="1"/>
  </w:num>
</w:numbering>
</file>

<file path=word/people.xml><?xml version="1.0" encoding="utf-8"?>
<w15:people xmlns:mc="http://schemas.openxmlformats.org/markup-compatibility/2006" xmlns:w15="http://schemas.microsoft.com/office/word/2012/wordml" mc:Ignorable="w15">
  <w15:person w15:author="esteban tur">
    <w15:presenceInfo w15:providerId="Windows Live" w15:userId="3acb77cef97803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22A"/>
    <w:rsid w:val="000148B5"/>
    <w:rsid w:val="000C5012"/>
    <w:rsid w:val="000C78C4"/>
    <w:rsid w:val="000F678B"/>
    <w:rsid w:val="00105EE1"/>
    <w:rsid w:val="00145FCB"/>
    <w:rsid w:val="001A2E2E"/>
    <w:rsid w:val="001F51DD"/>
    <w:rsid w:val="00276DCA"/>
    <w:rsid w:val="002943D9"/>
    <w:rsid w:val="00294CEF"/>
    <w:rsid w:val="00382054"/>
    <w:rsid w:val="00387C6E"/>
    <w:rsid w:val="003D0BEA"/>
    <w:rsid w:val="00486722"/>
    <w:rsid w:val="004D522D"/>
    <w:rsid w:val="005132E2"/>
    <w:rsid w:val="005732AF"/>
    <w:rsid w:val="005E3DB7"/>
    <w:rsid w:val="006427A1"/>
    <w:rsid w:val="006973AB"/>
    <w:rsid w:val="007104CF"/>
    <w:rsid w:val="00797F01"/>
    <w:rsid w:val="008C1D32"/>
    <w:rsid w:val="008E4489"/>
    <w:rsid w:val="008E5112"/>
    <w:rsid w:val="008F2E38"/>
    <w:rsid w:val="009668E1"/>
    <w:rsid w:val="00977483"/>
    <w:rsid w:val="00986279"/>
    <w:rsid w:val="009935A6"/>
    <w:rsid w:val="009B3EF6"/>
    <w:rsid w:val="009D4F41"/>
    <w:rsid w:val="00A33732"/>
    <w:rsid w:val="00A5572D"/>
    <w:rsid w:val="00A7358C"/>
    <w:rsid w:val="00AA39B1"/>
    <w:rsid w:val="00AD1A41"/>
    <w:rsid w:val="00AF5E83"/>
    <w:rsid w:val="00B1371D"/>
    <w:rsid w:val="00B23C9A"/>
    <w:rsid w:val="00BB715E"/>
    <w:rsid w:val="00C36BC8"/>
    <w:rsid w:val="00C826A2"/>
    <w:rsid w:val="00D50FC9"/>
    <w:rsid w:val="00D8022A"/>
    <w:rsid w:val="00D85392"/>
    <w:rsid w:val="00DA1169"/>
    <w:rsid w:val="00E12200"/>
    <w:rsid w:val="00E84935"/>
    <w:rsid w:val="00EB3A04"/>
    <w:rsid w:val="00F43BDB"/>
    <w:rsid w:val="00F75AEF"/>
    <w:rsid w:val="00FA6AE4"/>
    <w:rsid w:val="00FF2DEE"/>
    <w:rsid w:val="0272AB12"/>
    <w:rsid w:val="0350F0A1"/>
    <w:rsid w:val="037FF507"/>
    <w:rsid w:val="0441972D"/>
    <w:rsid w:val="082BDC6E"/>
    <w:rsid w:val="0B97021C"/>
    <w:rsid w:val="0BB9B9EB"/>
    <w:rsid w:val="0D72E72D"/>
    <w:rsid w:val="0FE925C6"/>
    <w:rsid w:val="11D2465D"/>
    <w:rsid w:val="12B2E1A9"/>
    <w:rsid w:val="15DC924A"/>
    <w:rsid w:val="180B0489"/>
    <w:rsid w:val="1BB2FC4B"/>
    <w:rsid w:val="1CD5FD22"/>
    <w:rsid w:val="1DA263D9"/>
    <w:rsid w:val="228841FA"/>
    <w:rsid w:val="29FB57BC"/>
    <w:rsid w:val="2B977A1F"/>
    <w:rsid w:val="2E2A130F"/>
    <w:rsid w:val="2FE32B9C"/>
    <w:rsid w:val="3304B265"/>
    <w:rsid w:val="367B5A46"/>
    <w:rsid w:val="3AAF6873"/>
    <w:rsid w:val="3BA563F5"/>
    <w:rsid w:val="47FC3B64"/>
    <w:rsid w:val="483812C6"/>
    <w:rsid w:val="48C4CFA3"/>
    <w:rsid w:val="4B61D83A"/>
    <w:rsid w:val="4F131DE5"/>
    <w:rsid w:val="526BA6AA"/>
    <w:rsid w:val="5373E3A1"/>
    <w:rsid w:val="54E51260"/>
    <w:rsid w:val="596D9D19"/>
    <w:rsid w:val="5ADB4CD0"/>
    <w:rsid w:val="5E45FDBA"/>
    <w:rsid w:val="5E801A53"/>
    <w:rsid w:val="5EB19C42"/>
    <w:rsid w:val="5EFA0634"/>
    <w:rsid w:val="6B420E36"/>
    <w:rsid w:val="6C0315D5"/>
    <w:rsid w:val="6DF17EA7"/>
    <w:rsid w:val="71297826"/>
    <w:rsid w:val="737915B1"/>
    <w:rsid w:val="7691F666"/>
    <w:rsid w:val="7B93C1BB"/>
    <w:rsid w:val="7D227F53"/>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03C53"/>
  <w15:chartTrackingRefBased/>
  <w15:docId w15:val="{0DE6F215-78A9-4A3F-97A8-FCE06CBE2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s-E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8022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022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02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2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2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2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2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2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22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8022A"/>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D8022A"/>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D8022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8022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8022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8022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8022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8022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8022A"/>
    <w:rPr>
      <w:rFonts w:eastAsiaTheme="majorEastAsia" w:cstheme="majorBidi"/>
      <w:color w:val="272727" w:themeColor="text1" w:themeTint="D8"/>
    </w:rPr>
  </w:style>
  <w:style w:type="paragraph" w:styleId="Title">
    <w:name w:val="Title"/>
    <w:basedOn w:val="Normal"/>
    <w:next w:val="Normal"/>
    <w:link w:val="TitleChar"/>
    <w:uiPriority w:val="10"/>
    <w:qFormat/>
    <w:rsid w:val="00D8022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8022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8022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802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22A"/>
    <w:pPr>
      <w:spacing w:before="160"/>
      <w:jc w:val="center"/>
    </w:pPr>
    <w:rPr>
      <w:i/>
      <w:iCs/>
      <w:color w:val="404040" w:themeColor="text1" w:themeTint="BF"/>
    </w:rPr>
  </w:style>
  <w:style w:type="character" w:styleId="QuoteChar" w:customStyle="1">
    <w:name w:val="Quote Char"/>
    <w:basedOn w:val="DefaultParagraphFont"/>
    <w:link w:val="Quote"/>
    <w:uiPriority w:val="29"/>
    <w:rsid w:val="00D8022A"/>
    <w:rPr>
      <w:i/>
      <w:iCs/>
      <w:color w:val="404040" w:themeColor="text1" w:themeTint="BF"/>
    </w:rPr>
  </w:style>
  <w:style w:type="paragraph" w:styleId="ListParagraph">
    <w:name w:val="List Paragraph"/>
    <w:basedOn w:val="Normal"/>
    <w:uiPriority w:val="34"/>
    <w:qFormat/>
    <w:rsid w:val="00D8022A"/>
    <w:pPr>
      <w:ind w:left="720"/>
      <w:contextualSpacing/>
    </w:pPr>
  </w:style>
  <w:style w:type="character" w:styleId="IntenseEmphasis">
    <w:name w:val="Intense Emphasis"/>
    <w:basedOn w:val="DefaultParagraphFont"/>
    <w:uiPriority w:val="21"/>
    <w:qFormat/>
    <w:rsid w:val="00D8022A"/>
    <w:rPr>
      <w:i/>
      <w:iCs/>
      <w:color w:val="0F4761" w:themeColor="accent1" w:themeShade="BF"/>
    </w:rPr>
  </w:style>
  <w:style w:type="paragraph" w:styleId="IntenseQuote">
    <w:name w:val="Intense Quote"/>
    <w:basedOn w:val="Normal"/>
    <w:next w:val="Normal"/>
    <w:link w:val="IntenseQuoteChar"/>
    <w:uiPriority w:val="30"/>
    <w:qFormat/>
    <w:rsid w:val="00D8022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8022A"/>
    <w:rPr>
      <w:i/>
      <w:iCs/>
      <w:color w:val="0F4761" w:themeColor="accent1" w:themeShade="BF"/>
    </w:rPr>
  </w:style>
  <w:style w:type="character" w:styleId="IntenseReference">
    <w:name w:val="Intense Reference"/>
    <w:basedOn w:val="DefaultParagraphFont"/>
    <w:uiPriority w:val="32"/>
    <w:qFormat/>
    <w:rsid w:val="00D8022A"/>
    <w:rPr>
      <w:b/>
      <w:bCs/>
      <w:smallCaps/>
      <w:color w:val="0F4761" w:themeColor="accent1" w:themeShade="BF"/>
      <w:spacing w:val="5"/>
    </w:rPr>
  </w:style>
  <w:style w:type="character" w:styleId="Hyperlink">
    <w:name w:val="Hyperlink"/>
    <w:basedOn w:val="DefaultParagraphFont"/>
    <w:uiPriority w:val="99"/>
    <w:unhideWhenUsed/>
    <w:rsid w:val="00D8022A"/>
    <w:rPr>
      <w:color w:val="467886" w:themeColor="hyperlink"/>
      <w:u w:val="single"/>
    </w:rPr>
  </w:style>
  <w:style w:type="character" w:styleId="UnresolvedMention">
    <w:name w:val="Unresolved Mention"/>
    <w:basedOn w:val="DefaultParagraphFont"/>
    <w:uiPriority w:val="99"/>
    <w:semiHidden/>
    <w:unhideWhenUsed/>
    <w:rsid w:val="00D8022A"/>
    <w:rPr>
      <w:color w:val="605E5C"/>
      <w:shd w:val="clear" w:color="auto" w:fill="E1DFDD"/>
    </w:rPr>
  </w:style>
  <w:style w:type="paragraph" w:styleId="TOCHeading">
    <w:name w:val="TOC Heading"/>
    <w:basedOn w:val="Heading1"/>
    <w:next w:val="Normal"/>
    <w:uiPriority w:val="39"/>
    <w:unhideWhenUsed/>
    <w:qFormat/>
    <w:rsid w:val="00D8022A"/>
    <w:pPr>
      <w:spacing w:before="240" w:after="0" w:line="259" w:lineRule="auto"/>
      <w:outlineLvl w:val="9"/>
    </w:pPr>
    <w:rPr>
      <w:kern w:val="0"/>
      <w:sz w:val="32"/>
      <w:szCs w:val="32"/>
      <w:lang w:val="en-US" w:eastAsia="en-US"/>
      <w14:ligatures w14:val="none"/>
    </w:rPr>
  </w:style>
  <w:style w:type="paragraph" w:styleId="TOC2">
    <w:name w:val="toc 2"/>
    <w:basedOn w:val="Normal"/>
    <w:next w:val="Normal"/>
    <w:autoRedefine/>
    <w:uiPriority w:val="39"/>
    <w:unhideWhenUsed/>
    <w:rsid w:val="00D8022A"/>
    <w:pPr>
      <w:spacing w:after="100"/>
      <w:ind w:left="240"/>
    </w:pPr>
  </w:style>
  <w:style w:type="paragraph" w:styleId="TOC3">
    <w:name w:val="toc 3"/>
    <w:basedOn w:val="Normal"/>
    <w:next w:val="Normal"/>
    <w:autoRedefine/>
    <w:uiPriority w:val="39"/>
    <w:unhideWhenUsed/>
    <w:rsid w:val="00D8022A"/>
    <w:pPr>
      <w:spacing w:after="100"/>
      <w:ind w:left="480"/>
    </w:pPr>
  </w:style>
  <w:style w:type="paragraph" w:styleId="TOC1">
    <w:name w:val="toc 1"/>
    <w:basedOn w:val="Normal"/>
    <w:next w:val="Normal"/>
    <w:autoRedefine/>
    <w:uiPriority w:val="39"/>
    <w:unhideWhenUsed/>
    <w:rsid w:val="000F678B"/>
    <w:pPr>
      <w:spacing w:after="100"/>
    </w:pPr>
  </w:style>
  <w:style w:type="paragraph" w:styleId="Header">
    <w:name w:val="header"/>
    <w:basedOn w:val="Normal"/>
    <w:uiPriority w:val="99"/>
    <w:unhideWhenUsed/>
    <w:rsid w:val="48C4CFA3"/>
    <w:pPr>
      <w:tabs>
        <w:tab w:val="center" w:pos="4680"/>
        <w:tab w:val="right" w:pos="9360"/>
      </w:tabs>
      <w:spacing w:after="0" w:line="240" w:lineRule="auto"/>
    </w:pPr>
  </w:style>
  <w:style w:type="paragraph" w:styleId="Footer">
    <w:name w:val="footer"/>
    <w:basedOn w:val="Normal"/>
    <w:uiPriority w:val="99"/>
    <w:unhideWhenUsed/>
    <w:rsid w:val="48C4CFA3"/>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024245">
      <w:bodyDiv w:val="1"/>
      <w:marLeft w:val="0"/>
      <w:marRight w:val="0"/>
      <w:marTop w:val="0"/>
      <w:marBottom w:val="0"/>
      <w:divBdr>
        <w:top w:val="none" w:sz="0" w:space="0" w:color="auto"/>
        <w:left w:val="none" w:sz="0" w:space="0" w:color="auto"/>
        <w:bottom w:val="none" w:sz="0" w:space="0" w:color="auto"/>
        <w:right w:val="none" w:sz="0" w:space="0" w:color="auto"/>
      </w:divBdr>
    </w:div>
    <w:div w:id="440496306">
      <w:bodyDiv w:val="1"/>
      <w:marLeft w:val="0"/>
      <w:marRight w:val="0"/>
      <w:marTop w:val="0"/>
      <w:marBottom w:val="0"/>
      <w:divBdr>
        <w:top w:val="none" w:sz="0" w:space="0" w:color="auto"/>
        <w:left w:val="none" w:sz="0" w:space="0" w:color="auto"/>
        <w:bottom w:val="none" w:sz="0" w:space="0" w:color="auto"/>
        <w:right w:val="none" w:sz="0" w:space="0" w:color="auto"/>
      </w:divBdr>
    </w:div>
    <w:div w:id="486557455">
      <w:bodyDiv w:val="1"/>
      <w:marLeft w:val="0"/>
      <w:marRight w:val="0"/>
      <w:marTop w:val="0"/>
      <w:marBottom w:val="0"/>
      <w:divBdr>
        <w:top w:val="none" w:sz="0" w:space="0" w:color="auto"/>
        <w:left w:val="none" w:sz="0" w:space="0" w:color="auto"/>
        <w:bottom w:val="none" w:sz="0" w:space="0" w:color="auto"/>
        <w:right w:val="none" w:sz="0" w:space="0" w:color="auto"/>
      </w:divBdr>
    </w:div>
    <w:div w:id="1106926993">
      <w:bodyDiv w:val="1"/>
      <w:marLeft w:val="0"/>
      <w:marRight w:val="0"/>
      <w:marTop w:val="0"/>
      <w:marBottom w:val="0"/>
      <w:divBdr>
        <w:top w:val="none" w:sz="0" w:space="0" w:color="auto"/>
        <w:left w:val="none" w:sz="0" w:space="0" w:color="auto"/>
        <w:bottom w:val="none" w:sz="0" w:space="0" w:color="auto"/>
        <w:right w:val="none" w:sz="0" w:space="0" w:color="auto"/>
      </w:divBdr>
    </w:div>
    <w:div w:id="1274095307">
      <w:bodyDiv w:val="1"/>
      <w:marLeft w:val="0"/>
      <w:marRight w:val="0"/>
      <w:marTop w:val="0"/>
      <w:marBottom w:val="0"/>
      <w:divBdr>
        <w:top w:val="none" w:sz="0" w:space="0" w:color="auto"/>
        <w:left w:val="none" w:sz="0" w:space="0" w:color="auto"/>
        <w:bottom w:val="none" w:sz="0" w:space="0" w:color="auto"/>
        <w:right w:val="none" w:sz="0" w:space="0" w:color="auto"/>
      </w:divBdr>
    </w:div>
    <w:div w:id="1295478864">
      <w:bodyDiv w:val="1"/>
      <w:marLeft w:val="0"/>
      <w:marRight w:val="0"/>
      <w:marTop w:val="0"/>
      <w:marBottom w:val="0"/>
      <w:divBdr>
        <w:top w:val="none" w:sz="0" w:space="0" w:color="auto"/>
        <w:left w:val="none" w:sz="0" w:space="0" w:color="auto"/>
        <w:bottom w:val="none" w:sz="0" w:space="0" w:color="auto"/>
        <w:right w:val="none" w:sz="0" w:space="0" w:color="auto"/>
      </w:divBdr>
    </w:div>
    <w:div w:id="1338460484">
      <w:bodyDiv w:val="1"/>
      <w:marLeft w:val="0"/>
      <w:marRight w:val="0"/>
      <w:marTop w:val="0"/>
      <w:marBottom w:val="0"/>
      <w:divBdr>
        <w:top w:val="none" w:sz="0" w:space="0" w:color="auto"/>
        <w:left w:val="none" w:sz="0" w:space="0" w:color="auto"/>
        <w:bottom w:val="none" w:sz="0" w:space="0" w:color="auto"/>
        <w:right w:val="none" w:sz="0" w:space="0" w:color="auto"/>
      </w:divBdr>
    </w:div>
    <w:div w:id="1346328231">
      <w:bodyDiv w:val="1"/>
      <w:marLeft w:val="0"/>
      <w:marRight w:val="0"/>
      <w:marTop w:val="0"/>
      <w:marBottom w:val="0"/>
      <w:divBdr>
        <w:top w:val="none" w:sz="0" w:space="0" w:color="auto"/>
        <w:left w:val="none" w:sz="0" w:space="0" w:color="auto"/>
        <w:bottom w:val="none" w:sz="0" w:space="0" w:color="auto"/>
        <w:right w:val="none" w:sz="0" w:space="0" w:color="auto"/>
      </w:divBdr>
    </w:div>
    <w:div w:id="1431199517">
      <w:bodyDiv w:val="1"/>
      <w:marLeft w:val="0"/>
      <w:marRight w:val="0"/>
      <w:marTop w:val="0"/>
      <w:marBottom w:val="0"/>
      <w:divBdr>
        <w:top w:val="none" w:sz="0" w:space="0" w:color="auto"/>
        <w:left w:val="none" w:sz="0" w:space="0" w:color="auto"/>
        <w:bottom w:val="none" w:sz="0" w:space="0" w:color="auto"/>
        <w:right w:val="none" w:sz="0" w:space="0" w:color="auto"/>
      </w:divBdr>
    </w:div>
    <w:div w:id="1858227578">
      <w:bodyDiv w:val="1"/>
      <w:marLeft w:val="0"/>
      <w:marRight w:val="0"/>
      <w:marTop w:val="0"/>
      <w:marBottom w:val="0"/>
      <w:divBdr>
        <w:top w:val="none" w:sz="0" w:space="0" w:color="auto"/>
        <w:left w:val="none" w:sz="0" w:space="0" w:color="auto"/>
        <w:bottom w:val="none" w:sz="0" w:space="0" w:color="auto"/>
        <w:right w:val="none" w:sz="0" w:space="0" w:color="auto"/>
      </w:divBdr>
    </w:div>
    <w:div w:id="1939408873">
      <w:bodyDiv w:val="1"/>
      <w:marLeft w:val="0"/>
      <w:marRight w:val="0"/>
      <w:marTop w:val="0"/>
      <w:marBottom w:val="0"/>
      <w:divBdr>
        <w:top w:val="none" w:sz="0" w:space="0" w:color="auto"/>
        <w:left w:val="none" w:sz="0" w:space="0" w:color="auto"/>
        <w:bottom w:val="none" w:sz="0" w:space="0" w:color="auto"/>
        <w:right w:val="none" w:sz="0" w:space="0" w:color="auto"/>
      </w:divBdr>
    </w:div>
    <w:div w:id="1994525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onlinelibrary.wiley.com/" TargetMode="External" Id="rId13" /><Relationship Type="http://schemas.openxmlformats.org/officeDocument/2006/relationships/styles" Target="styles.xml" Id="rId3" /><Relationship Type="http://schemas.openxmlformats.org/officeDocument/2006/relationships/footer" Target="footer1.xml" Id="rId21" /><Relationship Type="http://schemas.openxmlformats.org/officeDocument/2006/relationships/endnotes" Target="endnotes.xml" Id="rId7" /><Relationship Type="http://schemas.openxmlformats.org/officeDocument/2006/relationships/hyperlink" Target="https://consensus.app/search/" TargetMode="External" Id="rId12" /><Relationship Type="http://schemas.openxmlformats.org/officeDocument/2006/relationships/hyperlink" Target="https://scielo.org/" TargetMode="External" Id="rId17" /><Relationship Type="http://schemas.microsoft.com/office/2020/10/relationships/intelligence" Target="intelligence2.xml" Id="rId25" /><Relationship Type="http://schemas.openxmlformats.org/officeDocument/2006/relationships/numbering" Target="numbering.xml" Id="rId2" /><Relationship Type="http://schemas.openxmlformats.org/officeDocument/2006/relationships/hyperlink" Target="https://scholar.google.com/schhp?hl=en&amp;as_sdt=0,5" TargetMode="External" Id="rId16" /><Relationship Type="http://schemas.openxmlformats.org/officeDocument/2006/relationships/header" Target="header1.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24" /><Relationship Type="http://schemas.openxmlformats.org/officeDocument/2006/relationships/webSettings" Target="webSettings.xml" Id="rId5" /><Relationship Type="http://schemas.openxmlformats.org/officeDocument/2006/relationships/hyperlink" Target="https://pubmed.ncbi.nlm.nih.gov/" TargetMode="External" Id="rId15" /><Relationship Type="http://schemas.microsoft.com/office/2011/relationships/people" Target="people.xml" Id="rId23" /><Relationship Type="http://schemas.microsoft.com/office/2016/09/relationships/commentsIds" Target="commentsIds.xml" Id="rId10" /><Relationship Type="http://schemas.openxmlformats.org/officeDocument/2006/relationships/settings" Target="settings.xml" Id="rId4" /><Relationship Type="http://schemas.microsoft.com/office/2011/relationships/commentsExtended" Target="commentsExtended.xml" Id="rId9" /><Relationship Type="http://schemas.openxmlformats.org/officeDocument/2006/relationships/hyperlink" Target="http://pnas.org" TargetMode="External" Id="rId14" /><Relationship Type="http://schemas.openxmlformats.org/officeDocument/2006/relationships/fontTable" Target="fontTable.xml" Id="rId22" /><Relationship Type="http://schemas.openxmlformats.org/officeDocument/2006/relationships/hyperlink" Target="https://www.ebsco.com/research-starters/language-and-linguistics/linguistic-relativity-sapir-whorf-hypothesis" TargetMode="External" Id="R58508241e6d34006" /><Relationship Type="http://schemas.openxmlformats.org/officeDocument/2006/relationships/hyperlink" Target="http://plato.stanford.edu/entries/linguistics/whorfianism.html" TargetMode="External" Id="Rfc8263d95dff4d64" /><Relationship Type="http://schemas.openxmlformats.org/officeDocument/2006/relationships/hyperlink" Target="https://doi.org/10.1002/0470018860.s00567" TargetMode="External" Id="Rb1e0bfe0f263423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736A9E-8C2B-4F71-AE3F-DE955125192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Franco Mendez Casariego</dc:creator>
  <keywords/>
  <dc:description/>
  <lastModifiedBy>un-young shim</lastModifiedBy>
  <revision>22</revision>
  <dcterms:created xsi:type="dcterms:W3CDTF">2025-06-08T05:42:00.0000000Z</dcterms:created>
  <dcterms:modified xsi:type="dcterms:W3CDTF">2025-06-09T19:37:42.3324640Z</dcterms:modified>
</coreProperties>
</file>