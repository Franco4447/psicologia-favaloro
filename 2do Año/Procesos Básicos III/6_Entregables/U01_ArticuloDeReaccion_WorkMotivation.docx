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39800" cy="6660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39800" cy="666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commentRangeStart w:id="0"/>
      <w:r w:rsidDel="00000000" w:rsidR="00000000" w:rsidRPr="00000000">
        <w:rPr>
          <w:rFonts w:ascii="Times New Roman" w:cs="Times New Roman" w:eastAsia="Times New Roman" w:hAnsi="Times New Roman"/>
          <w:b w:val="1"/>
          <w:bCs w:val="1"/>
          <w:sz w:val="26"/>
          <w:szCs w:val="26"/>
          <w:rtl w:val="0"/>
        </w:rPr>
        <w:t xml:space="preserve">Facultad de Ciencias Humanas y de la Conducta</w:t>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Licenciatura en Psicología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Artículo de reacción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Work Motivation: The Roles of Individual Needs and Social Conditions.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Materia: </w:t>
      </w:r>
      <w:r w:rsidDel="00000000" w:rsidR="00000000" w:rsidRPr="00000000">
        <w:rPr>
          <w:rFonts w:ascii="Times New Roman" w:cs="Times New Roman" w:eastAsia="Times New Roman" w:hAnsi="Times New Roman"/>
          <w:rtl w:val="0"/>
        </w:rPr>
        <w:t xml:space="preserve">Procesos Básicos III</w:t>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Pipis: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Barrera Antonella</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Criscenzo María Pilar</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López Silvana</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Mendez Casariego Franco</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Pérez Macarena</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del estudio de este artículo es examinar cómo tres necesidades psicológicas básicas (competencia, autonomía y relación social) se vinculan con la motivación laboral, y si esa relación está moderada por condiciones sociales a nivel país (afiliación religiosa, participación política, orientación humana y colectivismo intragrupal).</w:t>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w:t>
      </w:r>
      <w:commentRangeStart w:id="1"/>
      <w:r w:rsidDel="00000000" w:rsidR="00000000" w:rsidRPr="00000000">
        <w:rPr>
          <w:rFonts w:ascii="Times New Roman" w:cs="Times New Roman" w:eastAsia="Times New Roman" w:hAnsi="Times New Roman"/>
          <w:rtl w:val="0"/>
        </w:rPr>
        <w:t xml:space="preserve"> marco teórico central es la teoría de la autodeterminación</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(SDT, Deci &amp; Ryan) a la que los autores suman el concepto de motivación prosocial para justificar por qué ciertas condiciones sociales podrían potenciar el efecto de las necesidades psicológicas sobre la motivación en el trabajo. Los autores identifican tres vacíos en la literatura previa que justifican su estudio: 1) pocas veces se </w:t>
      </w:r>
      <w:r w:rsidDel="00000000" w:rsidR="00000000" w:rsidRPr="00000000">
        <w:rPr>
          <w:rFonts w:ascii="Times New Roman" w:cs="Times New Roman" w:eastAsia="Times New Roman" w:hAnsi="Times New Roman"/>
          <w:rtl w:val="0"/>
        </w:rPr>
        <w:t xml:space="preserve">testea</w:t>
      </w:r>
      <w:r w:rsidDel="00000000" w:rsidR="00000000" w:rsidRPr="00000000">
        <w:rPr>
          <w:rFonts w:ascii="Times New Roman" w:cs="Times New Roman" w:eastAsia="Times New Roman" w:hAnsi="Times New Roman"/>
          <w:rtl w:val="0"/>
        </w:rPr>
        <w:t xml:space="preserve"> empíricamente la relación entre necesidades psicológicas y motivación laboral, más allá de asumirla; 2) </w:t>
      </w:r>
      <w:ins w:author="Francisco Cossavella" w:id="0" w:date="2026-09-17T12:31:15Z">
        <w:r w:rsidDel="00000000" w:rsidR="00000000" w:rsidRPr="00000000">
          <w:rPr>
            <w:rFonts w:ascii="Times New Roman" w:cs="Times New Roman" w:eastAsia="Times New Roman" w:hAnsi="Times New Roman"/>
            <w:rtl w:val="0"/>
          </w:rPr>
          <w:t xml:space="preserve">n</w:t>
        </w:r>
      </w:ins>
      <w:r w:rsidDel="00000000" w:rsidR="00000000" w:rsidRPr="00000000">
        <w:rPr>
          <w:rFonts w:ascii="Times New Roman" w:cs="Times New Roman" w:eastAsia="Times New Roman" w:hAnsi="Times New Roman"/>
          <w:rtl w:val="0"/>
        </w:rPr>
        <w:t xml:space="preserve">o existen estudios que analicen moderadores a nivel país sobre esa relación individual; 3) hay pocos estudios transnacionales con muestras amplias sobre el tema. </w:t>
      </w:r>
    </w:p>
    <w:p w:rsidR="00000000" w:rsidDel="00000000" w:rsidP="00000000" w:rsidRDefault="00000000" w:rsidRPr="00000000" w14:paraId="00000030">
      <w:pPr>
        <w:spacing w:line="360" w:lineRule="auto"/>
        <w:ind w:firstLine="720"/>
        <w:jc w:val="both"/>
        <w:rPr>
          <w:del w:author="Francisco Cossavella" w:id="1" w:date="2026-09-17T12:30:04Z"/>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responder a esto, los autores plantearon que la satisfacción de las necesidades individuales (competencia, autonomía y relación social) se relaciona positivamente con la motivación laboral (H1-H3), y que estas asociaciones se ven reforzadas a nivel país por condiciones socioculturales como la filiación religiosa, la participación política, la orientación humana y el colectivismo intragrupal (H4-H6). </w:t>
      </w:r>
      <w:del w:author="Francisco Cossavella" w:id="1" w:date="2026-09-17T12:30:04Z">
        <w:commentRangeStart w:id="2"/>
        <w:r w:rsidDel="00000000" w:rsidR="00000000" w:rsidRPr="00000000">
          <w:rPr>
            <w:rtl w:val="0"/>
          </w:rPr>
        </w:r>
      </w:del>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rPr>
        <w:pPrChange w:author="Francisco Cossavella" w:id="0" w:date="2026-09-17T12:30:04Z">
          <w:pPr>
            <w:spacing w:line="360" w:lineRule="auto"/>
            <w:ind w:firstLine="720"/>
            <w:jc w:val="both"/>
          </w:pPr>
        </w:pPrChange>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Método </w:t>
      </w:r>
    </w:p>
    <w:p w:rsidR="00000000" w:rsidDel="00000000" w:rsidP="00000000" w:rsidRDefault="00000000" w:rsidRPr="00000000" w14:paraId="0000003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artículo se trata de un estudio cuantitativo, no experimental, de diseño correlacional-multinivel y transversal. No manipula variables ni asigna grupos de forma experimental, sino que recolecta datos en un único momento temporal, provenientes de la séptima ola (2017-2021) World Values Survey (WVS) que incluyen entrevistas cara a cara o telefónicas realizadas por organizaciones locales en distintos países. </w:t>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muestra final quedó conformada por 32614 personas mayores de 18 años, pertenecientes a 25 países (Argentina, Alemania, EE.UU, entre otros), luego de excluir casos sin datos completos en las variables de interés. </w:t>
      </w:r>
    </w:p>
    <w:p w:rsidR="00000000" w:rsidDel="00000000" w:rsidP="00000000" w:rsidRDefault="00000000" w:rsidRPr="00000000" w14:paraId="0000003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commentRangeStart w:id="3"/>
      <w:commentRangeEnd w:id="3"/>
      <w:r w:rsidDel="00000000" w:rsidR="00000000" w:rsidRPr="00000000">
        <w:commentReference w:id="3"/>
      </w:r>
      <w:r w:rsidDel="00000000" w:rsidR="00000000" w:rsidRPr="00000000">
        <w:rPr>
          <w:rFonts w:ascii="Times New Roman" w:cs="Times New Roman" w:eastAsia="Times New Roman" w:hAnsi="Times New Roman"/>
          <w:rtl w:val="0"/>
          <w:rPrChange w:author="Francisco Cossavella" w:id="3" w:date="2026-09-17T12:32:07Z">
            <w:rPr>
              <w:rFonts w:ascii="Times New Roman" w:cs="Times New Roman" w:eastAsia="Times New Roman" w:hAnsi="Times New Roman"/>
              <w:b w:val="1"/>
              <w:bCs w:val="1"/>
            </w:rPr>
          </w:rPrChange>
        </w:rPr>
        <w:t xml:space="preserve">variable dependiente</w:t>
      </w:r>
      <w:r w:rsidDel="00000000" w:rsidR="00000000" w:rsidRPr="00000000">
        <w:rPr>
          <w:rFonts w:ascii="Times New Roman" w:cs="Times New Roman" w:eastAsia="Times New Roman" w:hAnsi="Times New Roman"/>
          <w:rtl w:val="0"/>
        </w:rPr>
        <w:t xml:space="preserve"> determinada es la motivación laboral que se midió con cuatro ítems (</w:t>
      </w:r>
      <w:r w:rsidDel="00000000" w:rsidR="00000000" w:rsidRPr="00000000">
        <w:rPr>
          <w:rFonts w:ascii="Times New Roman" w:cs="Times New Roman" w:eastAsia="Times New Roman" w:hAnsi="Times New Roman"/>
          <w:i w:val="1"/>
          <w:iCs w:val="1"/>
          <w:rtl w:val="0"/>
        </w:rPr>
        <w:t xml:space="preserve">“indique la importancia del trabajo en su vida”, “las personas que no trabajan se vuelven perezosas”, “el trabajo es un deber para con la sociedad” y “el trabajo siempre debe ser lo primero, incluso si significa menos tiempo libre”). </w:t>
      </w:r>
      <w:r w:rsidDel="00000000" w:rsidR="00000000" w:rsidRPr="00000000">
        <w:rPr>
          <w:rFonts w:ascii="Times New Roman" w:cs="Times New Roman" w:eastAsia="Times New Roman" w:hAnsi="Times New Roman"/>
          <w:rtl w:val="0"/>
        </w:rPr>
        <w:t xml:space="preserve">El primer ítem se midió en una escala del 1 al 4 y los otros 3 en una escala de 1 a 5. Las puntuaciones de cada ítem se codificaron de forma inversa y se calcularon las puntuaciones media de manera que las puntuaciones más altas </w:t>
      </w:r>
      <w:r w:rsidDel="00000000" w:rsidR="00000000" w:rsidRPr="00000000">
        <w:rPr>
          <w:rFonts w:ascii="Times New Roman" w:cs="Times New Roman" w:eastAsia="Times New Roman" w:hAnsi="Times New Roman"/>
          <w:rtl w:val="0"/>
        </w:rPr>
        <w:t xml:space="preserve">indicaran</w:t>
      </w:r>
      <w:r w:rsidDel="00000000" w:rsidR="00000000" w:rsidRPr="00000000">
        <w:rPr>
          <w:rFonts w:ascii="Times New Roman" w:cs="Times New Roman" w:eastAsia="Times New Roman" w:hAnsi="Times New Roman"/>
          <w:rtl w:val="0"/>
        </w:rPr>
        <w:t xml:space="preserve"> una mayor motivación laboral (Vo et al., 2022, p.7)</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w:t>
      </w:r>
      <w:r w:rsidDel="00000000" w:rsidR="00000000" w:rsidRPr="00000000">
        <w:rPr>
          <w:rFonts w:ascii="Times New Roman" w:cs="Times New Roman" w:eastAsia="Times New Roman" w:hAnsi="Times New Roman"/>
          <w:rtl w:val="0"/>
          <w:rPrChange w:author="Francisco Cossavella" w:id="4" w:date="2026-09-17T12:33:00Z">
            <w:rPr>
              <w:rFonts w:ascii="Times New Roman" w:cs="Times New Roman" w:eastAsia="Times New Roman" w:hAnsi="Times New Roman"/>
              <w:b w:val="1"/>
              <w:bCs w:val="1"/>
            </w:rPr>
          </w:rPrChange>
        </w:rPr>
        <w:t xml:space="preserve">variable independiente</w:t>
      </w:r>
      <w:r w:rsidDel="00000000" w:rsidR="00000000" w:rsidRPr="00000000">
        <w:rPr>
          <w:rFonts w:ascii="Times New Roman" w:cs="Times New Roman" w:eastAsia="Times New Roman" w:hAnsi="Times New Roman"/>
          <w:rtl w:val="0"/>
        </w:rPr>
        <w:t xml:space="preserve">, siguiendo el marco de la SDT se midieron tres necesidades psicológicas a nivel individual: a) competencia: nivel educativo alcanzado (escala de 0 a 8); b) autonomía: un único ítem sobre libertad de elección y control percibido (escala del 1 al 10); y c) relación social: promedio de 12 ítems que indican el grado de pertenencia (activa, inactiva o nula) a distintos tipos de organizaciones. </w:t>
      </w:r>
    </w:p>
    <w:p w:rsidR="00000000" w:rsidDel="00000000" w:rsidP="00000000" w:rsidRDefault="00000000" w:rsidRPr="00000000" w14:paraId="0000003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w:t>
      </w:r>
      <w:r w:rsidDel="00000000" w:rsidR="00000000" w:rsidRPr="00000000">
        <w:rPr>
          <w:rFonts w:ascii="Times New Roman" w:cs="Times New Roman" w:eastAsia="Times New Roman" w:hAnsi="Times New Roman"/>
          <w:rtl w:val="0"/>
          <w:rPrChange w:author="Francisco Cossavella" w:id="5" w:date="2026-09-17T12:33:09Z">
            <w:rPr>
              <w:rFonts w:ascii="Times New Roman" w:cs="Times New Roman" w:eastAsia="Times New Roman" w:hAnsi="Times New Roman"/>
              <w:b w:val="1"/>
              <w:bCs w:val="1"/>
            </w:rPr>
          </w:rPrChange>
        </w:rPr>
        <w:t xml:space="preserve">moderadores</w:t>
      </w:r>
      <w:r w:rsidDel="00000000" w:rsidR="00000000" w:rsidRPr="00000000">
        <w:rPr>
          <w:rFonts w:ascii="Times New Roman" w:cs="Times New Roman" w:eastAsia="Times New Roman" w:hAnsi="Times New Roman"/>
          <w:rtl w:val="0"/>
        </w:rPr>
        <w:t xml:space="preserve">, a nivel país, corresponden a cuatro variables: afiliación religiosa (datos obtenidos de PEW Research Center), participación política medida por el índice de participación electoral (Instituto Internacional para la Democracia y la Asistencia Electoral - IDEA) y orientación humana y colectivismo intragrupal, ambos provenientes del estudio GLOBE. </w:t>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las </w:t>
      </w:r>
      <w:r w:rsidDel="00000000" w:rsidR="00000000" w:rsidRPr="00000000">
        <w:rPr>
          <w:rFonts w:ascii="Times New Roman" w:cs="Times New Roman" w:eastAsia="Times New Roman" w:hAnsi="Times New Roman"/>
          <w:rtl w:val="0"/>
          <w:rPrChange w:author="Francisco Cossavella" w:id="6" w:date="2026-09-17T12:33:27Z">
            <w:rPr>
              <w:rFonts w:ascii="Times New Roman" w:cs="Times New Roman" w:eastAsia="Times New Roman" w:hAnsi="Times New Roman"/>
              <w:b w:val="1"/>
              <w:bCs w:val="1"/>
            </w:rPr>
          </w:rPrChange>
        </w:rPr>
        <w:t xml:space="preserve">variables de control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 nivel individual son: género, estado civil, edad e ingresos. A nivel país: nivel educativo general (UNESCO/PNUD) y fortaleza familiar (tasa de divorcios cada mil matrimonios, Anuario Demográfico de la ONU).</w:t>
      </w:r>
    </w:p>
    <w:p w:rsidR="00000000" w:rsidDel="00000000" w:rsidP="00000000" w:rsidRDefault="00000000" w:rsidRPr="00000000" w14:paraId="00000039">
      <w:pPr>
        <w:spacing w:line="360" w:lineRule="auto"/>
        <w:ind w:left="0" w:firstLine="0"/>
        <w:jc w:val="both"/>
        <w:rPr>
          <w:rFonts w:ascii="Times New Roman" w:cs="Times New Roman" w:eastAsia="Times New Roman" w:hAnsi="Times New Roman"/>
          <w:b w:val="1"/>
          <w:bCs w:val="1"/>
          <w:rPrChange w:author="Francisco Cossavella" w:id="8" w:date="2026-09-17T12:37:11Z">
            <w:rPr>
              <w:rFonts w:ascii="Times New Roman" w:cs="Times New Roman" w:eastAsia="Times New Roman" w:hAnsi="Times New Roman"/>
            </w:rPr>
          </w:rPrChange>
        </w:rPr>
        <w:pPrChange w:author="Francisco Cossavella" w:id="0" w:date="2026-09-17T12:37:11Z">
          <w:pPr>
            <w:spacing w:line="360" w:lineRule="auto"/>
            <w:ind w:firstLine="720"/>
            <w:jc w:val="both"/>
          </w:pPr>
        </w:pPrChange>
      </w:pPr>
      <w:ins w:author="Francisco Cossavella" w:id="7" w:date="2026-09-17T12:37:11Z">
        <w:r w:rsidDel="00000000" w:rsidR="00000000" w:rsidRPr="00000000">
          <w:rPr>
            <w:rFonts w:ascii="Times New Roman" w:cs="Times New Roman" w:eastAsia="Times New Roman" w:hAnsi="Times New Roman"/>
            <w:b w:val="1"/>
            <w:bCs w:val="1"/>
            <w:rtl w:val="0"/>
            <w:rPrChange w:author="Francisco Cossavella" w:id="8" w:date="2026-09-17T12:37:11Z">
              <w:rPr>
                <w:rFonts w:ascii="Times New Roman" w:cs="Times New Roman" w:eastAsia="Times New Roman" w:hAnsi="Times New Roman"/>
              </w:rPr>
            </w:rPrChange>
          </w:rPr>
          <w:t xml:space="preserve">Resultados?????</w:t>
        </w:r>
      </w:ins>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Discusión</w:t>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de las principales limitaciones del artículo es que </w:t>
      </w:r>
      <w:commentRangeStart w:id="4"/>
      <w:r w:rsidDel="00000000" w:rsidR="00000000" w:rsidRPr="00000000">
        <w:rPr>
          <w:rFonts w:ascii="Times New Roman" w:cs="Times New Roman" w:eastAsia="Times New Roman" w:hAnsi="Times New Roman"/>
          <w:rtl w:val="0"/>
        </w:rPr>
        <w:t xml:space="preserve">no distingue entre estado y rasgo motivacional. </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Según explican Palmero et al. (2011) retomando a Dreikurs (2000) y Deckers (2001), el estado es una condición dinámica y pasajera que varía según la situación y el momento que atraviesa la persona, mientras que el rasgo refiere a una disposición personal mucho más estable y duradera en el tiempo. En el estudio de Vo et al. (2022), utilizan una encuesta administrada en un único momento, lo que en realidad capta un estado pero los autores lo interpretan como si fuera su motivación laboral general y permanente, es decir, un rasgo. Al no hacer un seguimiento en el tiempo, no queda claro si las respuestas se debían al contexto social o económico del país en ese momento exacto </w:t>
      </w:r>
      <w:r w:rsidDel="00000000" w:rsidR="00000000" w:rsidRPr="00000000">
        <w:rPr>
          <w:rFonts w:ascii="Times New Roman" w:cs="Times New Roman" w:eastAsia="Times New Roman" w:hAnsi="Times New Roman"/>
          <w:rtl w:val="0"/>
        </w:rPr>
        <w:t xml:space="preserve">a una</w:t>
      </w:r>
      <w:r w:rsidDel="00000000" w:rsidR="00000000" w:rsidRPr="00000000">
        <w:rPr>
          <w:rFonts w:ascii="Times New Roman" w:cs="Times New Roman" w:eastAsia="Times New Roman" w:hAnsi="Times New Roman"/>
          <w:rtl w:val="0"/>
        </w:rPr>
        <w:t xml:space="preserve"> verdadera motivación de los trabajadores.</w:t>
      </w:r>
    </w:p>
    <w:p w:rsidR="00000000" w:rsidDel="00000000" w:rsidP="00000000" w:rsidRDefault="00000000" w:rsidRPr="00000000" w14:paraId="000000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 segundo problema radica en la forma en que se midió la competencia de los participantes. Desde el modelo cognitivo, Bandura (1977) define la autoeficacia como la creencia o el juicio que tiene una persona sobre su propia capacidad para hacer bien una tarea, lo que influye directamente en cuánto se esfuerza y cuánto persiste ante las dificultades. Este concepto ayuda a explicar un resultado del paper que, a primera vista, resulta contraintuitivo. A mayor “competencia”, los autores encontraron mejor motivación laboral. Esto se debe a que la competencia fue medida únicamente a partir del nivel educativo alcanzado, una operacionalización muy limitada. </w:t>
      </w:r>
      <w:commentRangeStart w:id="5"/>
      <w:r w:rsidDel="00000000" w:rsidR="00000000" w:rsidRPr="00000000">
        <w:rPr>
          <w:rFonts w:ascii="Times New Roman" w:cs="Times New Roman" w:eastAsia="Times New Roman" w:hAnsi="Times New Roman"/>
          <w:rtl w:val="0"/>
        </w:rPr>
        <w:t xml:space="preserve">Tener un título universitario no implica automáticamente sentirse capaz o eficaz en un puesto de trabajo concreto. Además, como plantea Atkinson (1964), si a una persona muy calificada se le asignan tareas rutinarias y demasiado fáciles, la probabilidad subjetiva de éxito es total, el valor de incentivo cae al mínimo y la motivación para trabajar disminuye por falta de un desafío real.</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Algo similar ocurre con la variable de autonomía, cuya medición tampoco contempla un factor psicológico central como el locus de control. La teoría de Rotter (1954, 1975) plantea que la conducta depende de las expectativas de éxito y del locus de control. Las personas con locus interno sienten que los resultados dependen de su propio esfuerzo, mientras que las de locus externo sienten que todo depende de la suerte, el destino o de otros. En el artículo, la autonomía se midió con una sola pregunta sobre “cuánta libertad de elección” sentían tener. Sin embargo, no se evaluó el locus de control de los participantes. </w:t>
      </w:r>
      <w:commentRangeStart w:id="6"/>
      <w:r w:rsidDel="00000000" w:rsidR="00000000" w:rsidRPr="00000000">
        <w:rPr>
          <w:rFonts w:ascii="Times New Roman" w:cs="Times New Roman" w:eastAsia="Times New Roman" w:hAnsi="Times New Roman"/>
          <w:rtl w:val="0"/>
        </w:rPr>
        <w:t xml:space="preserve">Una persona puede tener mucha libertad formal en su trabajo, pero si tiene un locus de control externo y siente que sus esfuerzos no modifican su situación laboral, no va a estar motivada. La autonomía no genera motivación por sí sola si la persona no siente un control real e interno sobre sus metas.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Por su parte, los modelos de Hull (1942, 1952) y Spence (1956) planteaban que la conducta dependía del hábito (</w:t>
      </w:r>
      <w:r w:rsidDel="00000000" w:rsidR="00000000" w:rsidRPr="00000000">
        <w:rPr>
          <w:rFonts w:ascii="Times New Roman" w:cs="Times New Roman" w:eastAsia="Times New Roman" w:hAnsi="Times New Roman"/>
          <w:i w:val="1"/>
          <w:iCs w:val="1"/>
          <w:rtl w:val="0"/>
        </w:rPr>
        <w:t xml:space="preserve">H</w:t>
      </w:r>
      <w:r w:rsidDel="00000000" w:rsidR="00000000" w:rsidRPr="00000000">
        <w:rPr>
          <w:rFonts w:ascii="Times New Roman" w:cs="Times New Roman" w:eastAsia="Times New Roman" w:hAnsi="Times New Roman"/>
          <w:rtl w:val="0"/>
        </w:rPr>
        <w:t xml:space="preserve">), la necesidad o impulso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y el incentivo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entendido como el valor que tiene la meta externa. Palmero et al. (2011) señalan que los modelos que solo suman o multiplican variables describen asociaciones numéricas, pero no terminan de explicar los procesos psicológicos de fondo. </w:t>
      </w:r>
      <w:commentRangeStart w:id="7"/>
      <w:r w:rsidDel="00000000" w:rsidR="00000000" w:rsidRPr="00000000">
        <w:rPr>
          <w:rFonts w:ascii="Times New Roman" w:cs="Times New Roman" w:eastAsia="Times New Roman" w:hAnsi="Times New Roman"/>
          <w:rtl w:val="0"/>
        </w:rPr>
        <w:t xml:space="preserve">En el estudio de Vo et al. (2022), los autores intentan predecir la motivación sumando variables macro del país (religión, colectivismo, etc.) de manera casi matemática, olvidando que el incentivo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 es subjetivo y depende de cómo cada trabajador valora las tareas, el salario o las recompensas concretas en su día a día.</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Argyle (1996) sostiene que la interacción y el contacto con otros son motivadores muy potentes de cualquier actividad. Por su parte, Bandura (1977) destaca que las personas son capaces de autorregularse, es decir, de evaluarse y autorreforzarse siguiendo sus propias normas internas. En el paper, la variable de relación social se midió simplemente contando si la persona pertenecía o no a organizaciones civiles o clubes. </w:t>
      </w:r>
      <w:commentRangeStart w:id="8"/>
      <w:r w:rsidDel="00000000" w:rsidR="00000000" w:rsidRPr="00000000">
        <w:rPr>
          <w:rFonts w:ascii="Times New Roman" w:cs="Times New Roman" w:eastAsia="Times New Roman" w:hAnsi="Times New Roman"/>
          <w:rtl w:val="0"/>
        </w:rPr>
        <w:t xml:space="preserve">Pertenecer a una institución no garantiza que exista un vínculo de apoyo real en el trabajo ni que el empleado haya internalizado pautas compartidas para autorregular su conducta laboral cotidiana.</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0">
      <w:pPr>
        <w:spacing w:line="360" w:lineRule="auto"/>
        <w:jc w:val="both"/>
        <w:rPr>
          <w:del w:author="Francisco Cossavella" w:id="9" w:date="2026-09-17T12:38:07Z"/>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commentRangeStart w:id="9"/>
      <w:r w:rsidDel="00000000" w:rsidR="00000000" w:rsidRPr="00000000">
        <w:rPr>
          <w:rFonts w:ascii="Times New Roman" w:cs="Times New Roman" w:eastAsia="Times New Roman" w:hAnsi="Times New Roman"/>
          <w:rtl w:val="0"/>
        </w:rPr>
        <w:t xml:space="preserve">Por último, y desde el aspecto metodológico, el uso de datos secundarios de una macroencuesta general, presenta serias limitaciones.</w:t>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 Las variables no se midieron con escalas psicológicas específicas ni validadas para el ámbito laboral, sino con preguntas sueltas y genéricas (como medir la competencia psicológica solo preguntando los años de escuela). Además, </w:t>
      </w:r>
      <w:r w:rsidDel="00000000" w:rsidR="00000000" w:rsidRPr="00000000">
        <w:rPr>
          <w:rFonts w:ascii="Times New Roman" w:cs="Times New Roman" w:eastAsia="Times New Roman" w:hAnsi="Times New Roman"/>
          <w:rtl w:val="0"/>
        </w:rPr>
        <w:t xml:space="preserve">al ser</w:t>
      </w:r>
      <w:r w:rsidDel="00000000" w:rsidR="00000000" w:rsidRPr="00000000">
        <w:rPr>
          <w:rFonts w:ascii="Times New Roman" w:cs="Times New Roman" w:eastAsia="Times New Roman" w:hAnsi="Times New Roman"/>
          <w:rtl w:val="0"/>
        </w:rPr>
        <w:t xml:space="preserve"> un diseño transversal, no es posible asegurar relaciones de causa y efecto entre las necesidades básicas y la motivación laboral. Esto debilita las conclusiones del estudio, ya que la forma de medir las variables fue demasiado simplificada para la complejidad de los procesos motivacionales que pretendían analizar.</w:t>
      </w:r>
      <w:del w:author="Francisco Cossavella" w:id="9" w:date="2026-09-17T12:38:07Z">
        <w:r w:rsidDel="00000000" w:rsidR="00000000" w:rsidRPr="00000000">
          <w:rPr>
            <w:rtl w:val="0"/>
          </w:rPr>
        </w:r>
      </w:del>
    </w:p>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Conclusión</w:t>
      </w: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 análisis conjunto de estas críticas muestra que, aunque el estudio de Vo et al. (2022) maneja una muestra significativa y analiza datos de muchos países, tiene grandes problemas al momento de operacionalizar y explicar la motivación.</w:t>
      </w:r>
    </w:p>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commentRangeStart w:id="10"/>
      <w:r w:rsidDel="00000000" w:rsidR="00000000" w:rsidRPr="00000000">
        <w:rPr>
          <w:rFonts w:ascii="Times New Roman" w:cs="Times New Roman" w:eastAsia="Times New Roman" w:hAnsi="Times New Roman"/>
          <w:rtl w:val="0"/>
        </w:rPr>
        <w:t xml:space="preserve">Al no distinguir si las respuestas eran pasajeras o estables (</w:t>
      </w:r>
      <w:r w:rsidDel="00000000" w:rsidR="00000000" w:rsidRPr="00000000">
        <w:rPr>
          <w:rFonts w:ascii="Times New Roman" w:cs="Times New Roman" w:eastAsia="Times New Roman" w:hAnsi="Times New Roman"/>
          <w:rtl w:val="0"/>
        </w:rPr>
        <w:t xml:space="preserve">estado vs</w:t>
      </w:r>
      <w:r w:rsidDel="00000000" w:rsidR="00000000" w:rsidRPr="00000000">
        <w:rPr>
          <w:rFonts w:ascii="Times New Roman" w:cs="Times New Roman" w:eastAsia="Times New Roman" w:hAnsi="Times New Roman"/>
          <w:rtl w:val="0"/>
        </w:rPr>
        <w:t xml:space="preserve">. rasgo), confundir los años de estudio con sentirse capaz en el trabajo (autoeficacia), y no tener en cuenta si la persona siente control sobre sus metas (locus de control), los resultados terminan siendo confusos o pocos realistas. </w:t>
      </w:r>
      <w:commentRangeEnd w:id="10"/>
      <w:r w:rsidDel="00000000" w:rsidR="00000000" w:rsidRPr="00000000">
        <w:commentReference w:id="10"/>
      </w:r>
      <w:r w:rsidDel="00000000" w:rsidR="00000000" w:rsidRPr="00000000">
        <w:rPr>
          <w:rFonts w:ascii="Times New Roman" w:cs="Times New Roman" w:eastAsia="Times New Roman" w:hAnsi="Times New Roman"/>
          <w:rtl w:val="0"/>
        </w:rPr>
        <w:t xml:space="preserve">Además, supuso que la cultura y las instituciones motivan a todos por igual, dejando de lado el hecho de que cada persona valora los incentivos y los vínculos de trabajo de manera diferente y subjetiva.</w:t>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En conclusión, comprender la motivación en el ámbito del trabajo exige trascender las encuestas de opinión generales y atender a cómo el individuo evalúa y valora cognitivamente sus propias competencias, sus vínculos cotidianos y las metas de su entorno, reconociendo que la conducta motivada es siempre un proceso dinámico y subjetivo de autorregulación.</w:t>
      </w:r>
    </w:p>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futuros estudios se sugiere utilizar diseños longitudinales o cuasi experimentales que permitan evaluar la estabilidad temporal de las variables (estado vs. rasgo) y verificar las relaciones de causa y efecto en entorno laborales reales. Asimismo, conviene reemplazar los ítems generales de encuestas secundarias por escalas psicométricas validadas para el ámbito del trabajo que midan con precisión las variables determinadas.</w:t>
      </w:r>
    </w:p>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Finalmente, comprendemos que llevar a cabo una investigación transcultural de esta magnitud implica una enorme complejidad logística y altos costos económicos, lo que suele obligar a recurrir a macroencuestas preexistentes. Sin embargo, consideramos que reducir el alcance a muestras más acotadas o a sectores laborales específicos resultaría metodológicamente más representativo y enriquecedor, esto permitiría utilizar instrumentos psicométricos diseñados propiamente para el trabajo, controlar variables intervinientes clave y operacionalizar con mayor precisión los procesos motivacionales y cognitivos analizados.</w:t>
      </w:r>
    </w:p>
    <w:p w:rsidR="00000000" w:rsidDel="00000000" w:rsidP="00000000" w:rsidRDefault="00000000" w:rsidRPr="00000000" w14:paraId="0000004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Bibliografía</w:t>
      </w:r>
    </w:p>
    <w:p w:rsidR="00000000" w:rsidDel="00000000" w:rsidP="00000000" w:rsidRDefault="00000000" w:rsidRPr="00000000" w14:paraId="0000006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Argyle, M. (1996).</w:t>
      </w:r>
      <w:r w:rsidDel="00000000" w:rsidR="00000000" w:rsidRPr="00000000">
        <w:rPr>
          <w:rFonts w:ascii="Times New Roman" w:cs="Times New Roman" w:eastAsia="Times New Roman" w:hAnsi="Times New Roman"/>
          <w:i w:val="1"/>
          <w:iCs w:val="1"/>
          <w:rtl w:val="0"/>
        </w:rPr>
        <w:t xml:space="preserve"> The social psychology of leisure.</w:t>
      </w:r>
      <w:r w:rsidDel="00000000" w:rsidR="00000000" w:rsidRPr="00000000">
        <w:rPr>
          <w:rFonts w:ascii="Times New Roman" w:cs="Times New Roman" w:eastAsia="Times New Roman" w:hAnsi="Times New Roman"/>
          <w:rtl w:val="0"/>
        </w:rPr>
        <w:t xml:space="preserve"> Penguin Books.</w:t>
      </w:r>
    </w:p>
    <w:p w:rsidR="00000000" w:rsidDel="00000000" w:rsidP="00000000" w:rsidRDefault="00000000" w:rsidRPr="00000000" w14:paraId="00000066">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Atkinson, J. W.  (1964).</w:t>
      </w:r>
      <w:r w:rsidDel="00000000" w:rsidR="00000000" w:rsidRPr="00000000">
        <w:rPr>
          <w:rFonts w:ascii="Times New Roman" w:cs="Times New Roman" w:eastAsia="Times New Roman" w:hAnsi="Times New Roman"/>
          <w:i w:val="1"/>
          <w:iCs w:val="1"/>
          <w:rtl w:val="0"/>
        </w:rPr>
        <w:t xml:space="preserve">An introduction to motivation</w:t>
      </w:r>
      <w:r w:rsidDel="00000000" w:rsidR="00000000" w:rsidRPr="00000000">
        <w:rPr>
          <w:rFonts w:ascii="Times New Roman" w:cs="Times New Roman" w:eastAsia="Times New Roman" w:hAnsi="Times New Roman"/>
          <w:rtl w:val="0"/>
        </w:rPr>
        <w:t xml:space="preserve">. Van Nostrand.</w:t>
      </w:r>
    </w:p>
    <w:p w:rsidR="00000000" w:rsidDel="00000000" w:rsidP="00000000" w:rsidRDefault="00000000" w:rsidRPr="00000000" w14:paraId="00000067">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Bandura, A. (1977). </w:t>
      </w:r>
      <w:r w:rsidDel="00000000" w:rsidR="00000000" w:rsidRPr="00000000">
        <w:rPr>
          <w:rFonts w:ascii="Times New Roman" w:cs="Times New Roman" w:eastAsia="Times New Roman" w:hAnsi="Times New Roman"/>
          <w:i w:val="1"/>
          <w:iCs w:val="1"/>
          <w:rtl w:val="0"/>
        </w:rPr>
        <w:t xml:space="preserve">Social learning theory.</w:t>
      </w:r>
      <w:r w:rsidDel="00000000" w:rsidR="00000000" w:rsidRPr="00000000">
        <w:rPr>
          <w:rFonts w:ascii="Times New Roman" w:cs="Times New Roman" w:eastAsia="Times New Roman" w:hAnsi="Times New Roman"/>
          <w:rtl w:val="0"/>
        </w:rPr>
        <w:t xml:space="preserve"> Prentice-Hall.</w:t>
      </w:r>
    </w:p>
    <w:p w:rsidR="00000000" w:rsidDel="00000000" w:rsidP="00000000" w:rsidRDefault="00000000" w:rsidRPr="00000000" w14:paraId="00000068">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 E.L., &amp; Ryan, R. M. (1985). </w:t>
      </w:r>
      <w:r w:rsidDel="00000000" w:rsidR="00000000" w:rsidRPr="00000000">
        <w:rPr>
          <w:rFonts w:ascii="Times New Roman" w:cs="Times New Roman" w:eastAsia="Times New Roman" w:hAnsi="Times New Roman"/>
          <w:i w:val="1"/>
          <w:iCs w:val="1"/>
          <w:rtl w:val="0"/>
        </w:rPr>
        <w:t xml:space="preserve">Intrinsic motivation and self-determination in human behavior.</w:t>
      </w:r>
      <w:r w:rsidDel="00000000" w:rsidR="00000000" w:rsidRPr="00000000">
        <w:rPr>
          <w:rFonts w:ascii="Times New Roman" w:cs="Times New Roman" w:eastAsia="Times New Roman" w:hAnsi="Times New Roman"/>
          <w:rtl w:val="0"/>
        </w:rPr>
        <w:t xml:space="preserve"> Plenum Press.</w:t>
      </w:r>
    </w:p>
    <w:p w:rsidR="00000000" w:rsidDel="00000000" w:rsidP="00000000" w:rsidRDefault="00000000" w:rsidRPr="00000000" w14:paraId="00000069">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Deckers, L. (2001). </w:t>
      </w:r>
      <w:r w:rsidDel="00000000" w:rsidR="00000000" w:rsidRPr="00000000">
        <w:rPr>
          <w:rFonts w:ascii="Times New Roman" w:cs="Times New Roman" w:eastAsia="Times New Roman" w:hAnsi="Times New Roman"/>
          <w:i w:val="1"/>
          <w:iCs w:val="1"/>
          <w:rtl w:val="0"/>
        </w:rPr>
        <w:t xml:space="preserve">Motivation: Biological, psychological, and environmental.</w:t>
      </w:r>
      <w:r w:rsidDel="00000000" w:rsidR="00000000" w:rsidRPr="00000000">
        <w:rPr>
          <w:rFonts w:ascii="Times New Roman" w:cs="Times New Roman" w:eastAsia="Times New Roman" w:hAnsi="Times New Roman"/>
          <w:rtl w:val="0"/>
        </w:rPr>
        <w:t xml:space="preserve"> Allyn and Bacon.</w:t>
      </w:r>
    </w:p>
    <w:p w:rsidR="00000000" w:rsidDel="00000000" w:rsidP="00000000" w:rsidRDefault="00000000" w:rsidRPr="00000000" w14:paraId="0000006A">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Dreikurs, R. (2000). </w:t>
      </w:r>
      <w:r w:rsidDel="00000000" w:rsidR="00000000" w:rsidRPr="00000000">
        <w:rPr>
          <w:rFonts w:ascii="Times New Roman" w:cs="Times New Roman" w:eastAsia="Times New Roman" w:hAnsi="Times New Roman"/>
          <w:i w:val="1"/>
          <w:iCs w:val="1"/>
          <w:rtl w:val="0"/>
        </w:rPr>
        <w:t xml:space="preserve">Psychodynamics, psychotherapy, and counseling.</w:t>
      </w:r>
      <w:r w:rsidDel="00000000" w:rsidR="00000000" w:rsidRPr="00000000">
        <w:rPr>
          <w:rFonts w:ascii="Times New Roman" w:cs="Times New Roman" w:eastAsia="Times New Roman" w:hAnsi="Times New Roman"/>
          <w:rtl w:val="0"/>
        </w:rPr>
        <w:t xml:space="preserve"> Adler School of Professional Psychology.</w:t>
      </w:r>
    </w:p>
    <w:p w:rsidR="00000000" w:rsidDel="00000000" w:rsidP="00000000" w:rsidRDefault="00000000" w:rsidRPr="00000000" w14:paraId="0000006B">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Hull, C. L. (1943). </w:t>
      </w:r>
      <w:r w:rsidDel="00000000" w:rsidR="00000000" w:rsidRPr="00000000">
        <w:rPr>
          <w:rFonts w:ascii="Times New Roman" w:cs="Times New Roman" w:eastAsia="Times New Roman" w:hAnsi="Times New Roman"/>
          <w:i w:val="1"/>
          <w:iCs w:val="1"/>
          <w:rtl w:val="0"/>
        </w:rPr>
        <w:t xml:space="preserve">Principles of behavior: An introduction to behavior theory.</w:t>
      </w:r>
      <w:r w:rsidDel="00000000" w:rsidR="00000000" w:rsidRPr="00000000">
        <w:rPr>
          <w:rFonts w:ascii="Times New Roman" w:cs="Times New Roman" w:eastAsia="Times New Roman" w:hAnsi="Times New Roman"/>
          <w:rtl w:val="0"/>
        </w:rPr>
        <w:t xml:space="preserve"> Appleton-Century.</w:t>
      </w:r>
    </w:p>
    <w:p w:rsidR="00000000" w:rsidDel="00000000" w:rsidP="00000000" w:rsidRDefault="00000000" w:rsidRPr="00000000" w14:paraId="0000006C">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Hull, C.L. (1954). </w:t>
      </w:r>
      <w:r w:rsidDel="00000000" w:rsidR="00000000" w:rsidRPr="00000000">
        <w:rPr>
          <w:rFonts w:ascii="Times New Roman" w:cs="Times New Roman" w:eastAsia="Times New Roman" w:hAnsi="Times New Roman"/>
          <w:i w:val="1"/>
          <w:iCs w:val="1"/>
          <w:rtl w:val="0"/>
        </w:rPr>
        <w:t xml:space="preserve">A behavior system: An introduction to behavior theory concerning the individual organism. </w:t>
      </w:r>
      <w:r w:rsidDel="00000000" w:rsidR="00000000" w:rsidRPr="00000000">
        <w:rPr>
          <w:rFonts w:ascii="Times New Roman" w:cs="Times New Roman" w:eastAsia="Times New Roman" w:hAnsi="Times New Roman"/>
          <w:rtl w:val="0"/>
        </w:rPr>
        <w:t xml:space="preserve">Yale University Press.</w:t>
      </w:r>
    </w:p>
    <w:p w:rsidR="00000000" w:rsidDel="00000000" w:rsidP="00000000" w:rsidRDefault="00000000" w:rsidRPr="00000000" w14:paraId="0000006D">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Palmero, F., Guerrero, C., Gómez, C., Carp, A., &amp; Gorayeb, R.B (2011). </w:t>
      </w:r>
      <w:r w:rsidDel="00000000" w:rsidR="00000000" w:rsidRPr="00000000">
        <w:rPr>
          <w:rFonts w:ascii="Times New Roman" w:cs="Times New Roman" w:eastAsia="Times New Roman" w:hAnsi="Times New Roman"/>
          <w:i w:val="1"/>
          <w:iCs w:val="1"/>
          <w:rtl w:val="0"/>
        </w:rPr>
        <w:t xml:space="preserve">Manual de teorías emocionales y motivacionales.</w:t>
      </w:r>
      <w:r w:rsidDel="00000000" w:rsidR="00000000" w:rsidRPr="00000000">
        <w:rPr>
          <w:rFonts w:ascii="Times New Roman" w:cs="Times New Roman" w:eastAsia="Times New Roman" w:hAnsi="Times New Roman"/>
          <w:rtl w:val="0"/>
        </w:rPr>
        <w:t xml:space="preserve"> Publicacions de la Universitat Jaume I.</w:t>
      </w:r>
    </w:p>
    <w:p w:rsidR="00000000" w:rsidDel="00000000" w:rsidP="00000000" w:rsidRDefault="00000000" w:rsidRPr="00000000" w14:paraId="0000006E">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Rotter, J. B. (1954). </w:t>
      </w:r>
      <w:r w:rsidDel="00000000" w:rsidR="00000000" w:rsidRPr="00000000">
        <w:rPr>
          <w:rFonts w:ascii="Times New Roman" w:cs="Times New Roman" w:eastAsia="Times New Roman" w:hAnsi="Times New Roman"/>
          <w:i w:val="1"/>
          <w:iCs w:val="1"/>
          <w:rtl w:val="0"/>
        </w:rPr>
        <w:t xml:space="preserve">Social learning and clinical psychology.</w:t>
      </w:r>
      <w:r w:rsidDel="00000000" w:rsidR="00000000" w:rsidRPr="00000000">
        <w:rPr>
          <w:rFonts w:ascii="Times New Roman" w:cs="Times New Roman" w:eastAsia="Times New Roman" w:hAnsi="Times New Roman"/>
          <w:rtl w:val="0"/>
        </w:rPr>
        <w:t xml:space="preserve"> Prentice-Hall.</w:t>
      </w:r>
    </w:p>
    <w:p w:rsidR="00000000" w:rsidDel="00000000" w:rsidP="00000000" w:rsidRDefault="00000000" w:rsidRPr="00000000" w14:paraId="0000006F">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Rotter, J. B. (1975). Some problems and misconceptions related to the construct of internal versus external control of reinforcement.</w:t>
      </w:r>
      <w:r w:rsidDel="00000000" w:rsidR="00000000" w:rsidRPr="00000000">
        <w:rPr>
          <w:rFonts w:ascii="Times New Roman" w:cs="Times New Roman" w:eastAsia="Times New Roman" w:hAnsi="Times New Roman"/>
          <w:i w:val="1"/>
          <w:iCs w:val="1"/>
          <w:rtl w:val="0"/>
        </w:rPr>
        <w:t xml:space="preserve"> Journal of Consulting and Clinical Psychology,</w:t>
      </w:r>
      <w:r w:rsidDel="00000000" w:rsidR="00000000" w:rsidRPr="00000000">
        <w:rPr>
          <w:rFonts w:ascii="Times New Roman" w:cs="Times New Roman" w:eastAsia="Times New Roman" w:hAnsi="Times New Roman"/>
          <w:rtl w:val="0"/>
        </w:rPr>
        <w:t xml:space="preserve"> 43 (1), 56-67.</w:t>
      </w:r>
    </w:p>
    <w:p w:rsidR="00000000" w:rsidDel="00000000" w:rsidP="00000000" w:rsidRDefault="00000000" w:rsidRPr="00000000" w14:paraId="00000070">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 E. L., &amp; Ryan, R. M. (2008). Self-determination theory: A macrotheory of human motivation, development, and health. </w:t>
      </w:r>
      <w:r w:rsidDel="00000000" w:rsidR="00000000" w:rsidRPr="00000000">
        <w:rPr>
          <w:rFonts w:ascii="Times New Roman" w:cs="Times New Roman" w:eastAsia="Times New Roman" w:hAnsi="Times New Roman"/>
          <w:i w:val="1"/>
          <w:iCs w:val="1"/>
          <w:rtl w:val="0"/>
        </w:rPr>
        <w:t xml:space="preserve">Canadian Psychology/Psychologie canadienne</w:t>
      </w:r>
      <w:r w:rsidDel="00000000" w:rsidR="00000000" w:rsidRPr="00000000">
        <w:rPr>
          <w:rFonts w:ascii="Times New Roman" w:cs="Times New Roman" w:eastAsia="Times New Roman" w:hAnsi="Times New Roman"/>
          <w:rtl w:val="0"/>
        </w:rPr>
        <w:t xml:space="preserve">, 49(3), 182-185. </w:t>
      </w:r>
      <w:hyperlink r:id="rId8">
        <w:r w:rsidDel="00000000" w:rsidR="00000000" w:rsidRPr="00000000">
          <w:rPr>
            <w:rFonts w:ascii="Times New Roman" w:cs="Times New Roman" w:eastAsia="Times New Roman" w:hAnsi="Times New Roman"/>
            <w:color w:val="1155cc"/>
            <w:u w:val="single"/>
            <w:rtl w:val="0"/>
          </w:rPr>
          <w:t xml:space="preserve">https://doi.org/10.1037/a0012801</w:t>
        </w:r>
      </w:hyperlink>
      <w:r w:rsidDel="00000000" w:rsidR="00000000" w:rsidRPr="00000000">
        <w:rPr>
          <w:rtl w:val="0"/>
        </w:rPr>
      </w:r>
    </w:p>
    <w:p w:rsidR="00000000" w:rsidDel="00000000" w:rsidP="00000000" w:rsidRDefault="00000000" w:rsidRPr="00000000" w14:paraId="00000071">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Spence, K.W. (1956). </w:t>
      </w:r>
      <w:r w:rsidDel="00000000" w:rsidR="00000000" w:rsidRPr="00000000">
        <w:rPr>
          <w:rFonts w:ascii="Times New Roman" w:cs="Times New Roman" w:eastAsia="Times New Roman" w:hAnsi="Times New Roman"/>
          <w:i w:val="1"/>
          <w:iCs w:val="1"/>
          <w:rtl w:val="0"/>
        </w:rPr>
        <w:t xml:space="preserve">Behavior theory and conditioning.</w:t>
      </w:r>
      <w:r w:rsidDel="00000000" w:rsidR="00000000" w:rsidRPr="00000000">
        <w:rPr>
          <w:rFonts w:ascii="Times New Roman" w:cs="Times New Roman" w:eastAsia="Times New Roman" w:hAnsi="Times New Roman"/>
          <w:rtl w:val="0"/>
        </w:rPr>
        <w:t xml:space="preserve"> Yale University Press.</w:t>
      </w:r>
    </w:p>
    <w:p w:rsidR="00000000" w:rsidDel="00000000" w:rsidP="00000000" w:rsidRDefault="00000000" w:rsidRPr="00000000" w14:paraId="00000072">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 T. T. D., Tuliao, K. V., &amp; Chen, C., W. (2022). Work Motivation: The Roles of Individual Needs and Social Conditions. </w:t>
      </w:r>
      <w:r w:rsidDel="00000000" w:rsidR="00000000" w:rsidRPr="00000000">
        <w:rPr>
          <w:rFonts w:ascii="Times New Roman" w:cs="Times New Roman" w:eastAsia="Times New Roman" w:hAnsi="Times New Roman"/>
          <w:i w:val="1"/>
          <w:iCs w:val="1"/>
          <w:rtl w:val="0"/>
        </w:rPr>
        <w:t xml:space="preserve">Behavioral Sciences</w:t>
      </w:r>
      <w:r w:rsidDel="00000000" w:rsidR="00000000" w:rsidRPr="00000000">
        <w:rPr>
          <w:rFonts w:ascii="Times New Roman" w:cs="Times New Roman" w:eastAsia="Times New Roman" w:hAnsi="Times New Roman"/>
          <w:rtl w:val="0"/>
        </w:rPr>
        <w:t xml:space="preserve">, 12(2), 49. </w:t>
      </w:r>
      <w:hyperlink r:id="rId9">
        <w:r w:rsidDel="00000000" w:rsidR="00000000" w:rsidRPr="00000000">
          <w:rPr>
            <w:rFonts w:ascii="Times New Roman" w:cs="Times New Roman" w:eastAsia="Times New Roman" w:hAnsi="Times New Roman"/>
            <w:color w:val="1155cc"/>
            <w:u w:val="single"/>
            <w:rtl w:val="0"/>
          </w:rPr>
          <w:t xml:space="preserve">https://doi.org/10.3390/bs12020049</w:t>
        </w:r>
      </w:hyperlink>
      <w:r w:rsidDel="00000000" w:rsidR="00000000" w:rsidRPr="00000000">
        <w:rPr>
          <w:rtl w:val="0"/>
        </w:rPr>
      </w:r>
    </w:p>
    <w:p w:rsidR="00000000" w:rsidDel="00000000" w:rsidP="00000000" w:rsidRDefault="00000000" w:rsidRPr="00000000" w14:paraId="00000073">
      <w:pPr>
        <w:spacing w:line="360" w:lineRule="auto"/>
        <w:ind w:left="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Zajonc, R. B. (1965). Social facilitation</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Science</w:t>
      </w:r>
      <w:r w:rsidDel="00000000" w:rsidR="00000000" w:rsidRPr="00000000">
        <w:rPr>
          <w:rFonts w:ascii="Times New Roman" w:cs="Times New Roman" w:eastAsia="Times New Roman" w:hAnsi="Times New Roman"/>
          <w:rtl w:val="0"/>
        </w:rPr>
        <w:t xml:space="preserve">, 149 (3681), 269-274. </w:t>
      </w:r>
      <w:hyperlink r:id="rId10">
        <w:r w:rsidDel="00000000" w:rsidR="00000000" w:rsidRPr="00000000">
          <w:rPr>
            <w:rFonts w:ascii="Times New Roman" w:cs="Times New Roman" w:eastAsia="Times New Roman" w:hAnsi="Times New Roman"/>
            <w:color w:val="1155cc"/>
            <w:u w:val="single"/>
            <w:rtl w:val="0"/>
          </w:rPr>
          <w:t xml:space="preserve">https://doi.org/10.1126/science.149.3681.269</w:t>
        </w:r>
      </w:hyperlink>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co Cossavella" w:id="6" w:date="2026-09-17T12:35:26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bueno tmb</w:t>
      </w:r>
    </w:p>
  </w:comment>
  <w:comment w:author="Francisco Cossavella" w:id="3" w:date="2026-09-17T12:32:38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negrita no se usa en la redacción científica si no es para títulos de figuras o tablas en general</w:t>
      </w:r>
    </w:p>
  </w:comment>
  <w:comment w:author="Francisco Cossavella" w:id="5" w:date="2026-09-17T12:34:45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excelente!</w:t>
      </w:r>
    </w:p>
  </w:comment>
  <w:comment w:author="Francisco Cossavella" w:id="10" w:date="2026-09-17T12:40:11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incluyan resultados antes de repetirse entre conclusión y discusión</w:t>
      </w:r>
    </w:p>
  </w:comment>
  <w:comment w:author="Francisco Cossavella" w:id="8" w:date="2026-09-17T12:38:03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pero bueno hay que operacionalizar de alguna manera</w:t>
      </w:r>
    </w:p>
  </w:comment>
  <w:comment w:author="Francisco Cossavella" w:id="4" w:date="2026-09-17T12:34:00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bien!</w:t>
      </w:r>
    </w:p>
  </w:comment>
  <w:comment w:author="Francisco Cossavella" w:id="9" w:date="2026-09-17T12:39:29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siempre hay tensión entre la validez ecológica y la validez interna, el paper se propone maximizar validez ecológica, tomo la critica pero no me parece mal</w:t>
      </w:r>
    </w:p>
  </w:comment>
  <w:comment w:author="Francisco Cossavella" w:id="1" w:date="2026-09-17T12:30:52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w:t>
      </w:r>
    </w:p>
  </w:comment>
  <w:comment w:author="Francisco Cossavella" w:id="0" w:date="2026-09-17T12:43:15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bien! muy buenas críticas, me faltó una sección de resultados en la que quede claro que encontraron lxs autores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uso de los conceptos está buenísimo, banco que criticar es divertido pero también está bueno pensar en que pueden decir cosas positivas sobre el artículo. por ej, la tensión entre tomar una encuesta con muchísimas variables a miles de personas y tomarle un instrumento validado para una muestra específica a 40 personas es una tensión que hay que navegar y no se resuelve fácil, criticar eso está okey, mucha gente lo haría, pero hay que tener presente el objetivo de lxs autores: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pocas veces se testea empíricamente la relación entre necesidades psicológicas y motivación laboral, más allá de asumirla; 2) no existen estudios que analicen moderadores a nivel país sobre esa relación individual; 3) hay pocos estudios transnacionales con muestras amplias sobre el tema."</w:t>
      </w:r>
    </w:p>
  </w:comment>
  <w:comment w:author="Francisco Cossavella" w:id="7" w:date="2026-09-17T12:36:44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banco, pero bueno, en el fondo toda la psicología cuantitativa termina haciendo esto en un punto, mientras lxs autores provean explicaciones para por qué lo hacen y qué conclusiones sacan de los resultados me parece correcto</w:t>
      </w:r>
    </w:p>
  </w:comment>
  <w:comment w:author="Francisco Cossavella" w:id="2" w:date="2026-09-17T12:30:34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ponen "espacio después de párrafo" en la configuración general o no ponen nada, pero no dejen renglones libres.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oi.org/10.1126/science.149.3681.269" TargetMode="External"/><Relationship Id="rId9" Type="http://schemas.openxmlformats.org/officeDocument/2006/relationships/hyperlink" Target="https://www.google.com/search?q=https://doi.org/10.3390/bs1202004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i.org/10.1037/a00128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